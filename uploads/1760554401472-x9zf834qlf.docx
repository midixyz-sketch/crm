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124"/>
                    <pic:cNvPicPr/>
                  </pic:nvPicPr>
                  <pic:blipFill>
                    <a:blip xmlns:r="http://schemas.openxmlformats.org/officeDocument/2006/relationships" r:embed="rIdHZC7T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rFonts w:ascii="David" w:eastAsia="David" w:hAnsi="David" w:cs="David"/>
          <w:sz w:val="32"/>
          <w:szCs w:val="32"/>
        </w:rPr>
      </w:pPr>
      <w:r>
        <w:rPr>
          <w:rFonts w:ascii="David" w:eastAsia="David" w:hAnsi="David" w:cs="David"/>
          <w:b/>
          <w:bCs/>
          <w:sz w:val="32"/>
          <w:szCs w:val="32"/>
          <w:rtl/>
        </w:rPr>
        <w:t xml:space="preserve">דניאל</w:t>
      </w:r>
      <w:r>
        <w:rPr>
          <w:rFonts w:ascii="David" w:eastAsia="David" w:hAnsi="David" w:cs="David"/>
          <w:b/>
          <w:bCs/>
          <w:sz w:val="32"/>
          <w:szCs w:val="32"/>
          <w:rtl/>
        </w:rPr>
        <w:t xml:space="preserve"> </w:t>
      </w:r>
      <w:r>
        <w:rPr>
          <w:rFonts w:ascii="David" w:eastAsia="David" w:hAnsi="David" w:cs="David"/>
          <w:b/>
          <w:bCs/>
          <w:sz w:val="32"/>
          <w:szCs w:val="32"/>
          <w:rtl/>
        </w:rPr>
        <w:t xml:space="preserve">עזימי</w:t>
      </w:r>
    </w:p>
    <w:p>
      <w:pPr>
        <w:bidi/>
        <w:spacing/>
        <w:jc w:val="center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מגורים</w:t>
      </w:r>
      <w:r>
        <w:rPr>
          <w:rFonts w:ascii="David" w:eastAsia="David" w:hAnsi="David" w:cs="David"/>
          <w:sz w:val="26"/>
          <w:szCs w:val="26"/>
          <w:rtl/>
        </w:rPr>
        <w:t xml:space="preserve">: </w:t>
      </w:r>
      <w:r>
        <w:rPr>
          <w:rFonts w:ascii="David" w:eastAsia="David" w:hAnsi="David" w:cs="David"/>
          <w:sz w:val="26"/>
          <w:szCs w:val="26"/>
          <w:rtl/>
        </w:rPr>
        <w:t xml:space="preserve">חדרה</w:t>
      </w:r>
      <w:r>
        <w:rPr>
          <w:rFonts w:ascii="David" w:eastAsia="David" w:hAnsi="David" w:cs="David"/>
          <w:sz w:val="26"/>
          <w:szCs w:val="26"/>
          <w:rtl/>
        </w:rPr>
        <w:t xml:space="preserve"> | </w:t>
      </w:r>
      <w:r>
        <w:rPr>
          <w:rFonts w:ascii="David" w:eastAsia="David" w:hAnsi="David" w:cs="David"/>
          <w:sz w:val="26"/>
          <w:szCs w:val="26"/>
          <w:rtl/>
        </w:rPr>
        <w:t xml:space="preserve">טלפון</w:t>
      </w:r>
      <w:r>
        <w:rPr>
          <w:rFonts w:ascii="David" w:eastAsia="David" w:hAnsi="David" w:cs="David"/>
          <w:sz w:val="26"/>
          <w:szCs w:val="26"/>
          <w:rtl/>
        </w:rPr>
        <w:t xml:space="preserve">: 0528989163 | </w:t>
      </w:r>
    </w:p>
    <w:p>
      <w:pPr>
        <w:bidi/>
        <w:spacing/>
        <w:jc w:val="center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מייל</w:t>
      </w:r>
      <w:r>
        <w:rPr>
          <w:rFonts w:ascii="David" w:eastAsia="David" w:hAnsi="David" w:cs="David"/>
          <w:sz w:val="26"/>
          <w:szCs w:val="26"/>
          <w:rtl/>
        </w:rPr>
        <w:t xml:space="preserve">: </w:t>
      </w:r>
      <w:r>
        <w:rPr>
          <w:rFonts w:ascii="David" w:eastAsia="David" w:hAnsi="David" w:cs="David"/>
          <w:sz w:val="26"/>
          <w:szCs w:val="26"/>
          <w:rtl w:val="0"/>
        </w:rPr>
        <w:t xml:space="preserve">d</w:t>
      </w:r>
      <w:r>
        <w:rPr>
          <w:rFonts w:ascii="David" w:eastAsia="David" w:hAnsi="David" w:cs="David"/>
          <w:sz w:val="26"/>
          <w:szCs w:val="26"/>
          <w:rtl w:val="0"/>
        </w:rPr>
        <w:t xml:space="preserve">94555543@</w:t>
      </w:r>
      <w:r>
        <w:rPr>
          <w:rFonts w:ascii="David" w:eastAsia="David" w:hAnsi="David" w:cs="David"/>
          <w:sz w:val="26"/>
          <w:szCs w:val="26"/>
          <w:rtl w:val="0"/>
        </w:rPr>
        <w:t xml:space="preserve">gmail</w:t>
      </w:r>
      <w:r>
        <w:rPr>
          <w:rFonts w:ascii="David" w:eastAsia="David" w:hAnsi="David" w:cs="David"/>
          <w:sz w:val="26"/>
          <w:szCs w:val="26"/>
          <w:rtl w:val="0"/>
        </w:rPr>
        <w:t xml:space="preserve">.</w:t>
      </w:r>
      <w:r>
        <w:rPr>
          <w:rFonts w:ascii="David" w:eastAsia="David" w:hAnsi="David" w:cs="David"/>
          <w:sz w:val="26"/>
          <w:szCs w:val="26"/>
          <w:rtl w:val="0"/>
        </w:rPr>
        <w:t xml:space="preserve">com</w:t>
      </w:r>
    </w:p>
    <w:p>
      <w:pPr>
        <w:bidi/>
        <w:spacing/>
        <w:rPr>
          <w:rFonts w:ascii="David" w:eastAsia="David" w:hAnsi="David" w:cs="David"/>
          <w:sz w:val="26"/>
          <w:szCs w:val="26"/>
        </w:rPr>
      </w:pPr>
    </w:p>
    <w:p>
      <w:pPr>
        <w:bidi/>
        <w:spacing/>
        <w:rPr>
          <w:rFonts w:ascii="David" w:eastAsia="David" w:hAnsi="David" w:cs="David"/>
          <w:b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-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כושר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הסתגלות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לצוות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ויכולת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למידה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גבוהה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של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מערכות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החברה</w:t>
      </w:r>
    </w:p>
    <w:p>
      <w:pPr>
        <w:bidi/>
        <w:spacing/>
        <w:rPr>
          <w:rFonts w:ascii="David" w:eastAsia="David" w:hAnsi="David" w:cs="David"/>
          <w:b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-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יכולת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הכלה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,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סובלנות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וגילוי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אמפתיה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</w:p>
    <w:p>
      <w:pPr>
        <w:bidi/>
        <w:spacing/>
        <w:rPr>
          <w:rFonts w:ascii="David" w:eastAsia="David" w:hAnsi="David" w:cs="David"/>
          <w:b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-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מחויבות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אישית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לארגון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ומתן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מענה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מקצועי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לעובדים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בסוגיות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שונות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</w:p>
    <w:p>
      <w:pPr>
        <w:bidi/>
        <w:spacing/>
        <w:rPr>
          <w:rFonts w:ascii="David" w:eastAsia="David" w:hAnsi="David" w:cs="David"/>
          <w:b/>
          <w:sz w:val="26"/>
          <w:szCs w:val="26"/>
        </w:rPr>
      </w:pPr>
      <w:bookmarkStart w:colFirst="0" w:colLast="0" w:id="2" w:name="_gjdgxs"/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-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יכולת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עבודה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תחת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לחץ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ועמידה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במשימות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</w:p>
    <w:p>
      <w:pPr>
        <w:bidi/>
        <w:spacing/>
        <w:rPr>
          <w:rFonts w:ascii="David" w:eastAsia="David" w:hAnsi="David" w:cs="David"/>
          <w:b/>
          <w:sz w:val="26"/>
          <w:szCs w:val="26"/>
        </w:rPr>
      </w:pPr>
      <w:ins w:id="0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השכלה</w:t>
        </w:r>
      </w:ins>
      <w:ins w:id="1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 :</w:t>
        </w:r>
      </w:ins>
    </w:p>
    <w:p>
      <w:pPr>
        <w:bidi/>
        <w:spacing/>
        <w:rPr>
          <w:rFonts w:ascii="David" w:eastAsia="David" w:hAnsi="David" w:cs="David"/>
          <w:b/>
          <w:sz w:val="26"/>
          <w:szCs w:val="26"/>
        </w:rPr>
      </w:pPr>
      <w:ins w:id="2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12 </w:t>
        </w:r>
      </w:ins>
      <w:ins w:id="3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שנות</w:t>
        </w:r>
      </w:ins>
      <w:ins w:id="4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 </w:t>
        </w:r>
      </w:ins>
      <w:ins w:id="5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לימוד</w:t>
        </w:r>
      </w:ins>
      <w:ins w:id="6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 +</w:t>
        </w:r>
      </w:ins>
      <w:ins w:id="7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בגרות</w:t>
        </w:r>
      </w:ins>
      <w:ins w:id="8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 </w:t>
        </w:r>
      </w:ins>
      <w:ins w:id="9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מלאה</w:t>
        </w:r>
      </w:ins>
      <w:ins w:id="10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 </w:t>
        </w:r>
      </w:ins>
    </w:p>
    <w:p>
      <w:pPr>
        <w:bidi/>
        <w:spacing/>
        <w:rPr>
          <w:rFonts w:ascii="David" w:eastAsia="David" w:hAnsi="David" w:cs="David"/>
          <w:b/>
          <w:sz w:val="26"/>
          <w:szCs w:val="26"/>
        </w:rPr>
      </w:pPr>
      <w:ins w:id="11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אולפנית</w:t>
        </w:r>
      </w:ins>
      <w:ins w:id="12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 </w:t>
        </w:r>
      </w:ins>
      <w:ins w:id="13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אור</w:t>
        </w:r>
      </w:ins>
      <w:ins w:id="14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 </w:t>
        </w:r>
      </w:ins>
      <w:ins w:id="15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עקיבא</w:t>
        </w:r>
      </w:ins>
      <w:ins w:id="16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 2018 </w:t>
        </w:r>
      </w:ins>
      <w:ins w:id="17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עד</w:t>
        </w:r>
      </w:ins>
      <w:ins w:id="18" w:author="">
        <w:r>
          <w:rPr>
            <w:rFonts w:ascii="David" w:eastAsia="David" w:hAnsi="David" w:cs="David"/>
            <w:b/>
            <w:bCs/>
            <w:sz w:val="26"/>
            <w:szCs w:val="26"/>
            <w:rtl/>
          </w:rPr>
          <w:t xml:space="preserve"> 2021</w:t>
        </w:r>
      </w:ins>
    </w:p>
    <w:p>
      <w:pPr>
        <w:bidi/>
        <w:spacing/>
        <w:rPr>
          <w:rFonts w:ascii="David" w:eastAsia="David" w:hAnsi="David" w:cs="David"/>
          <w:b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ניסיון</w:t>
      </w:r>
      <w:r>
        <w:rPr>
          <w:rFonts w:ascii="David" w:eastAsia="David" w:hAnsi="David" w:cs="David"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sz w:val="26"/>
          <w:szCs w:val="26"/>
          <w:rtl/>
        </w:rPr>
        <w:t xml:space="preserve">תעסוקתי</w:t>
      </w:r>
      <w:r>
        <w:rPr>
          <w:rFonts w:ascii="David" w:eastAsia="David" w:hAnsi="David" w:cs="David"/>
          <w:b/>
          <w:sz w:val="26"/>
          <w:szCs w:val="26"/>
          <w:rtl w:val="0"/>
        </w:rPr>
        <w:t xml:space="preserve">: </w:t>
      </w:r>
    </w:p>
    <w:p>
      <w:pPr>
        <w:bidi/>
        <w:spacing/>
        <w:rPr>
          <w:rFonts w:ascii="David" w:eastAsia="David" w:hAnsi="David" w:cs="David"/>
          <w:b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2020-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היום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–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מתאמת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שירות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ומזכירה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רפואית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במכבי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שירותי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בריאות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קבלת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קהל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והכוונה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לגורמים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השונים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בהתאם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לצורך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הרפואי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עד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לסגירת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מגעל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טיפול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אחראית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על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צמיחה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וקידום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ע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"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צירוף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חברים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חדשים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לארגון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ניהלתי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דוחות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ומסמכים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עם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נתונים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רגישים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ודאגתי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להעביר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מסרים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בין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ה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גורמים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בתוך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המחלקה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יצרתי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קשר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עם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מטופלים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לצורכי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מעקב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טיפולים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חוזרים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6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</w:rPr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אחראית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על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עדכוני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לו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"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ז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של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רופאים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אחיות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ומכנים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. </w:t>
      </w:r>
    </w:p>
    <w:p>
      <w:pPr>
        <w:bidi/>
        <w:spacing/>
        <w:rPr>
          <w:rFonts w:ascii="David" w:eastAsia="David" w:hAnsi="David" w:cs="David"/>
          <w:b/>
          <w:sz w:val="26"/>
          <w:szCs w:val="26"/>
        </w:rPr>
      </w:pPr>
    </w:p>
    <w:p>
      <w:pPr>
        <w:bidi/>
        <w:spacing/>
        <w:rPr>
          <w:rFonts w:ascii="David" w:eastAsia="David" w:hAnsi="David" w:cs="David"/>
          <w:b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שירות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לאומי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:</w:t>
      </w:r>
    </w:p>
    <w:p>
      <w:pPr>
        <w:bidi/>
        <w:spacing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2020-2022: </w:t>
      </w:r>
      <w:r>
        <w:rPr>
          <w:rFonts w:ascii="David" w:eastAsia="David" w:hAnsi="David" w:cs="David"/>
          <w:sz w:val="26"/>
          <w:szCs w:val="26"/>
          <w:rtl/>
        </w:rPr>
        <w:t xml:space="preserve">שירות</w:t>
      </w:r>
      <w:r>
        <w:rPr>
          <w:rFonts w:ascii="David" w:eastAsia="David" w:hAnsi="David" w:cs="David"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sz w:val="26"/>
          <w:szCs w:val="26"/>
          <w:rtl/>
        </w:rPr>
        <w:t xml:space="preserve">לאומי</w:t>
      </w:r>
      <w:r>
        <w:rPr>
          <w:rFonts w:ascii="David" w:eastAsia="David" w:hAnsi="David" w:cs="David"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sz w:val="26"/>
          <w:szCs w:val="26"/>
          <w:rtl/>
        </w:rPr>
        <w:t xml:space="preserve">במכבי</w:t>
      </w:r>
      <w:r>
        <w:rPr>
          <w:rFonts w:ascii="David" w:eastAsia="David" w:hAnsi="David" w:cs="David"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sz w:val="26"/>
          <w:szCs w:val="26"/>
          <w:rtl/>
        </w:rPr>
        <w:t xml:space="preserve">שירותי</w:t>
      </w:r>
      <w:r>
        <w:rPr>
          <w:rFonts w:ascii="David" w:eastAsia="David" w:hAnsi="David" w:cs="David"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sz w:val="26"/>
          <w:szCs w:val="26"/>
          <w:rtl/>
        </w:rPr>
        <w:t xml:space="preserve">בריאות</w:t>
      </w:r>
      <w:r>
        <w:rPr>
          <w:rFonts w:ascii="David" w:eastAsia="David" w:hAnsi="David" w:cs="David"/>
          <w:sz w:val="26"/>
          <w:szCs w:val="26"/>
          <w:rtl/>
        </w:rPr>
        <w:t xml:space="preserve"> </w:t>
      </w:r>
    </w:p>
    <w:p>
      <w:pPr>
        <w:bidi/>
        <w:spacing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תוכנות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מחשב</w:t>
      </w:r>
      <w:r>
        <w:rPr>
          <w:rFonts w:ascii="David" w:eastAsia="David" w:hAnsi="David" w:cs="David"/>
          <w:sz w:val="26"/>
          <w:szCs w:val="26"/>
          <w:rtl w:val="0"/>
        </w:rPr>
        <w:t xml:space="preserve">: Outlook, BOSANOVA , CRM </w:t>
      </w:r>
    </w:p>
    <w:p>
      <w:pPr>
        <w:bidi/>
        <w:spacing/>
        <w:rPr>
          <w:rFonts w:ascii="David" w:eastAsia="David" w:hAnsi="David" w:cs="David"/>
          <w:b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שפות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:</w:t>
      </w:r>
    </w:p>
    <w:p>
      <w:pPr>
        <w:bidi/>
        <w:spacing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עברית</w:t>
      </w:r>
      <w:r>
        <w:rPr>
          <w:rFonts w:ascii="David" w:eastAsia="David" w:hAnsi="David" w:cs="David"/>
          <w:sz w:val="26"/>
          <w:szCs w:val="26"/>
          <w:rtl/>
        </w:rPr>
        <w:t xml:space="preserve"> - </w:t>
      </w:r>
      <w:r>
        <w:rPr>
          <w:rFonts w:ascii="David" w:eastAsia="David" w:hAnsi="David" w:cs="David"/>
          <w:sz w:val="26"/>
          <w:szCs w:val="26"/>
          <w:rtl/>
        </w:rPr>
        <w:t xml:space="preserve">שפת</w:t>
      </w:r>
      <w:r>
        <w:rPr>
          <w:rFonts w:ascii="David" w:eastAsia="David" w:hAnsi="David" w:cs="David"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sz w:val="26"/>
          <w:szCs w:val="26"/>
          <w:rtl/>
        </w:rPr>
        <w:t xml:space="preserve">אם</w:t>
      </w:r>
      <w:r>
        <w:rPr>
          <w:rFonts w:ascii="David" w:eastAsia="David" w:hAnsi="David" w:cs="David"/>
          <w:sz w:val="26"/>
          <w:szCs w:val="26"/>
          <w:rtl/>
        </w:rPr>
        <w:t xml:space="preserve">.</w:t>
      </w:r>
    </w:p>
    <w:p>
      <w:pPr>
        <w:bidi/>
        <w:spacing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אנגלית</w:t>
      </w:r>
      <w:r>
        <w:rPr>
          <w:rFonts w:ascii="David" w:eastAsia="David" w:hAnsi="David" w:cs="David"/>
          <w:sz w:val="26"/>
          <w:szCs w:val="26"/>
          <w:rtl/>
        </w:rPr>
        <w:t xml:space="preserve"> - </w:t>
      </w:r>
      <w:r>
        <w:rPr>
          <w:rFonts w:ascii="David" w:eastAsia="David" w:hAnsi="David" w:cs="David"/>
          <w:sz w:val="26"/>
          <w:szCs w:val="26"/>
          <w:rtl/>
        </w:rPr>
        <w:t xml:space="preserve">בסיסית</w:t>
      </w:r>
      <w:r>
        <w:rPr>
          <w:rFonts w:ascii="David" w:eastAsia="David" w:hAnsi="David" w:cs="David"/>
          <w:sz w:val="26"/>
          <w:szCs w:val="26"/>
          <w:rtl/>
        </w:rPr>
        <w:t xml:space="preserve">.</w:t>
      </w:r>
    </w:p>
    <w:p>
      <w:pPr>
        <w:bidi/>
        <w:spacing/>
        <w:rPr>
          <w:rFonts w:ascii="David" w:eastAsia="David" w:hAnsi="David" w:cs="David"/>
          <w:sz w:val="26"/>
          <w:szCs w:val="26"/>
        </w:rPr>
      </w:pPr>
    </w:p>
    <w:p>
      <w:pPr>
        <w:bidi/>
        <w:spacing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 w:val="0"/>
        </w:rPr>
        <w:t xml:space="preserve">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HZC7T3" Type="http://schemas.openxmlformats.org/officeDocument/2006/relationships/image" Target="media/DMM4T4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