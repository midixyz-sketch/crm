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38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0129"/>
                    <pic:cNvPicPr/>
                  </pic:nvPicPr>
                  <pic:blipFill>
                    <a:blip xmlns:r="http://schemas.openxmlformats.org/officeDocument/2006/relationships" r:embed="rIdMXJ76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ascii="Arial" w:eastAsia="Calibri" w:hAnsi="Arial" w:cs="Arial"/>
          <w:sz w:val="20"/>
          <w:szCs w:val="20"/>
          <w:lang w:val="he-IL" w:eastAsia="en-US"/>
        </w:rPr>
      </w:pPr>
      <w:r>
        <w:rPr>
          <w:rFonts w:ascii="Arial" w:eastAsia="Arial" w:hAnsi="Arial" w:cs="Arial"/>
          <w:b/>
          <w:bCs/>
          <w:sz w:val="28"/>
          <w:szCs w:val="28"/>
          <w:rtl/>
        </w:rPr>
        <w:t xml:space="preserve">קורות חיים  –   חֶדִי להבי</w:t>
      </w:r>
      <w:r>
        <w:br/>
      </w:r>
      <w:r>
        <w:rPr>
          <w:rFonts w:ascii="Arial" w:eastAsia="Calibri" w:hAnsi="Arial" w:cs="Arial"/>
          <w:b/>
          <w:bCs/>
          <w:sz w:val="20"/>
          <w:szCs w:val="20"/>
          <w:rtl/>
          <w:lang w:val="he-IL" w:eastAsia="en-US"/>
        </w:rPr>
        <w:t xml:space="preserve">כתובת</w:t>
      </w:r>
      <w:r>
        <w:rPr>
          <w:rFonts w:ascii="Arial" w:eastAsia="Calibri" w:hAnsi="Arial" w:cs="Arial"/>
          <w:sz w:val="20"/>
          <w:szCs w:val="20"/>
          <w:rtl/>
          <w:lang w:val="he-IL" w:eastAsia="en-US"/>
        </w:rPr>
        <w:t xml:space="preserve">: אנה פרנק 2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 </w:t>
      </w:r>
      <w:r>
        <w:rPr>
          <w:rFonts w:ascii="Arial" w:eastAsia="Calibri" w:hAnsi="Arial" w:cs="Arial"/>
          <w:sz w:val="20"/>
          <w:szCs w:val="20"/>
          <w:rtl/>
          <w:lang w:val="he-IL" w:eastAsia="en-US"/>
        </w:rPr>
        <w:t xml:space="preserve">א' ר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מת גן</w:t>
      </w:r>
      <w:r>
        <w:rPr>
          <w:rFonts w:ascii="Arial" w:eastAsia="Calibri" w:hAnsi="Arial" w:cs="Arial"/>
          <w:sz w:val="20"/>
          <w:szCs w:val="20"/>
          <w:rtl/>
          <w:lang w:val="he-IL" w:eastAsia="en-US"/>
        </w:rPr>
        <w:t xml:space="preserve">    </w:t>
      </w:r>
      <w:hyperlink r:id="rId1" w:history="1">
        <w:r>
          <w:rPr>
            <w:rStyle w:val="Hyperlink"/>
            <w:rFonts w:eastAsia="Calibri" w:hint="cs"/>
            <w:sz w:val="20"/>
            <w:szCs w:val="20"/>
            <w:lang w:val="he-IL" w:eastAsia="en-US"/>
          </w:rPr>
          <w:t xml:space="preserve">hedy.lehavy@gmail.com</w:t>
        </w:r>
      </w:hyperlink>
      <w:r>
        <w:rPr>
          <w:rFonts w:ascii="Arial" w:eastAsia="Calibri" w:hAnsi="Arial" w:cs="Arial"/>
          <w:sz w:val="20"/>
          <w:szCs w:val="20"/>
          <w:lang w:val="he-IL" w:eastAsia="en-US"/>
        </w:rPr>
        <w:t xml:space="preserve"> </w:t>
      </w:r>
      <w:r>
        <w:rPr>
          <w:rFonts w:ascii="Arial" w:eastAsia="Calibri" w:hAnsi="Arial" w:cs="Arial"/>
          <w:sz w:val="20"/>
          <w:szCs w:val="20"/>
          <w:rtl/>
          <w:lang w:val="he-IL" w:eastAsia="en-US"/>
        </w:rPr>
        <w:t xml:space="preserve"> 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 </w:t>
      </w:r>
      <w:r>
        <w:rPr>
          <w:rFonts w:ascii="Arial" w:eastAsia="Calibri" w:hAnsi="Arial" w:cs="Arial"/>
          <w:sz w:val="20"/>
          <w:szCs w:val="20"/>
          <w:rtl/>
          <w:lang w:val="he-IL" w:eastAsia="en-US"/>
        </w:rPr>
        <w:t xml:space="preserve">  נייד </w:t>
      </w:r>
      <w:r>
        <w:rPr>
          <w:rFonts w:ascii="Arial" w:eastAsia="Calibri" w:hAnsi="Arial" w:cs="Arial"/>
          <w:sz w:val="18"/>
          <w:szCs w:val="18"/>
          <w:rtl/>
          <w:lang w:val="he-IL" w:eastAsia="en-US"/>
        </w:rPr>
        <w:t xml:space="preserve">054-4954456</w:t>
      </w:r>
      <w:r>
        <w:rPr>
          <w:rFonts w:ascii="Arial" w:eastAsia="Calibri" w:hAnsi="Arial" w:cs="Arial"/>
          <w:sz w:val="20"/>
          <w:szCs w:val="20"/>
          <w:rtl/>
          <w:lang w:val="he-IL" w:eastAsia="en-US"/>
        </w:rPr>
        <w:t xml:space="preserve"> </w:t>
      </w:r>
    </w:p>
    <w:p>
      <w:pPr>
        <w:spacing w:line="240" w:lineRule="auto"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/>
          <w:sz w:val="20"/>
          <w:szCs w:val="20"/>
          <w:rtl/>
        </w:rPr>
        <w:t xml:space="preserve">---------------------------------------------------------------------------------------------------</w:t>
      </w:r>
    </w:p>
    <w:p>
      <w:pPr>
        <w:spacing w:line="240" w:lineRule="auto"/>
        <w:rPr>
          <w:rFonts w:ascii="Arial" w:eastAsia="Calibri" w:hAnsi="Arial" w:cs="Arial"/>
          <w:sz w:val="20"/>
          <w:szCs w:val="20"/>
          <w:rtl/>
          <w:lang w:val="he-IL" w:eastAsia="en-US"/>
        </w:rPr>
      </w:pP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אוהבת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 וחייה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 את תחום השיווק.... מגיל צעיר הסת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ק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רנתי להבין 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ולזהות צרכים של אחרים... </w:t>
      </w:r>
      <w:r>
        <w:br/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בעלת ניסיון רב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 </w:t>
      </w:r>
      <w:r>
        <w:rPr>
          <w:rFonts w:ascii="Arial" w:eastAsia="Calibri" w:hAnsi="Arial" w:cs="Arial"/>
          <w:sz w:val="20"/>
          <w:szCs w:val="20"/>
          <w:rtl/>
          <w:lang w:val="he-IL" w:eastAsia="en-US"/>
        </w:rPr>
        <w:t xml:space="preserve">בתחום השיווק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 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תפעו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ל,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 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פיתוח הדרכות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 ו</w:t>
      </w:r>
      <w:r>
        <w:rPr>
          <w:rFonts w:ascii="Arial" w:eastAsia="Calibri" w:hAnsi="Arial" w:cs="Arial"/>
          <w:sz w:val="20"/>
          <w:szCs w:val="20"/>
          <w:rtl/>
          <w:lang w:val="he-IL" w:eastAsia="en-US"/>
        </w:rPr>
        <w:t xml:space="preserve">פיתוח עסקי</w:t>
      </w:r>
      <w:r>
        <w:rPr>
          <w:rFonts w:ascii="Arial" w:eastAsia="Calibri" w:hAnsi="Arial" w:cs="Arial" w:hint="cs"/>
          <w:sz w:val="20"/>
          <w:szCs w:val="20"/>
          <w:rtl/>
          <w:lang w:val="en-GB" w:eastAsia="en-US"/>
        </w:rPr>
        <w:t xml:space="preserve">. </w:t>
      </w:r>
      <w:r>
        <w:rPr>
          <w:rFonts w:ascii="Arial" w:eastAsia="Calibri" w:hAnsi="Arial" w:cs="Arial"/>
          <w:sz w:val="20"/>
          <w:szCs w:val="20"/>
          <w:rtl/>
          <w:lang w:val="he-IL" w:eastAsia="en-US"/>
        </w:rPr>
        <w:t xml:space="preserve">ניהול פרויקטים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, ניהול מוצר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, מועדוני לקוחות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. 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ניסיון 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ב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כתיבת תוכן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 </w:t>
      </w:r>
      <w:r>
        <w:rPr>
          <w:rFonts w:ascii="Arial" w:eastAsia="Calibri" w:hAnsi="Arial" w:cs="Arial"/>
          <w:sz w:val="20"/>
          <w:szCs w:val="20"/>
          <w:rtl/>
          <w:lang w:val="he-IL" w:eastAsia="en-US"/>
        </w:rPr>
        <w:t xml:space="preserve">והכשרת עובדים, ניהול צוות, בניית תהליכי עבודה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 אסטרטגיים</w:t>
      </w:r>
      <w:r>
        <w:rPr>
          <w:rFonts w:ascii="Arial" w:eastAsia="Calibri" w:hAnsi="Arial" w:cs="Arial"/>
          <w:sz w:val="20"/>
          <w:szCs w:val="20"/>
          <w:rtl/>
          <w:lang w:val="he-IL" w:eastAsia="en-US"/>
        </w:rPr>
        <w:t xml:space="preserve"> ותכניות חניכה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.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 </w:t>
      </w:r>
      <w:r>
        <w:rPr>
          <w:rFonts w:ascii="Arial" w:eastAsia="Calibri" w:hAnsi="Arial" w:cs="Arial"/>
          <w:sz w:val="20"/>
          <w:szCs w:val="20"/>
          <w:rtl/>
          <w:lang w:val="he-IL" w:eastAsia="en-US"/>
        </w:rPr>
        <w:t xml:space="preserve">יכולת גבוהה 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ב</w:t>
      </w:r>
      <w:r>
        <w:rPr>
          <w:rFonts w:ascii="Arial" w:eastAsia="Calibri" w:hAnsi="Arial" w:cs="Arial"/>
          <w:sz w:val="20"/>
          <w:szCs w:val="20"/>
          <w:rtl/>
          <w:lang w:val="he-IL" w:eastAsia="en-US"/>
        </w:rPr>
        <w:t xml:space="preserve">כתיבה </w:t>
      </w:r>
      <w:r>
        <w:rPr>
          <w:rFonts w:ascii="Arial" w:eastAsia="Calibri" w:hAnsi="Arial" w:cs="Arial"/>
          <w:sz w:val="20"/>
          <w:szCs w:val="20"/>
          <w:rtl/>
          <w:lang w:val="he-IL" w:eastAsia="en-US"/>
        </w:rPr>
        <w:t xml:space="preserve">ו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ב</w:t>
      </w:r>
      <w:r>
        <w:rPr>
          <w:rFonts w:ascii="Arial" w:eastAsia="Calibri" w:hAnsi="Arial" w:cs="Arial"/>
          <w:sz w:val="20"/>
          <w:szCs w:val="20"/>
          <w:rtl/>
          <w:lang w:val="he-IL" w:eastAsia="en-US"/>
        </w:rPr>
        <w:t xml:space="preserve">פרזנטציה חזותית וווקלית 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ו</w:t>
      </w:r>
      <w:r>
        <w:rPr>
          <w:rFonts w:ascii="Arial" w:eastAsia="Calibri" w:hAnsi="Arial" w:cs="Arial"/>
          <w:sz w:val="20"/>
          <w:szCs w:val="20"/>
          <w:rtl/>
          <w:lang w:val="he-IL" w:eastAsia="en-US"/>
        </w:rPr>
        <w:t xml:space="preserve">שליטה בתוכנות </w:t>
      </w:r>
      <w:r>
        <w:rPr>
          <w:rFonts w:ascii="Arial" w:eastAsia="Calibri" w:hAnsi="Arial" w:cs="Arial"/>
          <w:sz w:val="20"/>
          <w:szCs w:val="20"/>
          <w:lang w:val="he-IL" w:eastAsia="en-US"/>
        </w:rPr>
        <w:t xml:space="preserve">O</w:t>
      </w:r>
      <w:r>
        <w:rPr>
          <w:rFonts w:ascii="Arial" w:eastAsia="Calibri" w:hAnsi="Arial" w:cs="Arial" w:hint="cs"/>
          <w:sz w:val="20"/>
          <w:szCs w:val="20"/>
          <w:lang w:val="he-IL" w:eastAsia="en-US"/>
        </w:rPr>
        <w:t xml:space="preserve">ffice</w:t>
      </w:r>
      <w:r>
        <w:rPr>
          <w:rFonts w:ascii="Arial" w:eastAsia="Calibri" w:hAnsi="Arial" w:cs="Arial"/>
          <w:sz w:val="20"/>
          <w:szCs w:val="20"/>
          <w:rtl/>
          <w:lang w:val="he-IL" w:eastAsia="en-US"/>
        </w:rPr>
        <w:t xml:space="preserve">. </w:t>
      </w:r>
    </w:p>
    <w:p>
      <w:pPr>
        <w:spacing w:line="240" w:lineRule="auto"/>
        <w:rPr>
          <w:rFonts w:ascii="Arial" w:eastAsia="Calibri" w:hAnsi="Arial" w:cs="Arial"/>
          <w:sz w:val="2"/>
          <w:szCs w:val="2"/>
          <w:rtl/>
          <w:lang w:val="he-IL" w:eastAsia="en-US"/>
        </w:rPr>
      </w:pPr>
    </w:p>
    <w:p>
      <w:pPr>
        <w:spacing w:line="240" w:lineRule="auto"/>
        <w:rPr>
          <w:rFonts w:ascii="Arial" w:eastAsia="Calibri" w:hAnsi="Arial" w:cs="Arial"/>
          <w:b/>
          <w:bCs/>
          <w:sz w:val="20"/>
          <w:szCs w:val="20"/>
          <w:rtl/>
          <w:lang w:val="he-IL" w:eastAsia="en-US"/>
        </w:rPr>
      </w:pPr>
      <w:r>
        <w:rPr>
          <w:rFonts w:ascii="Arial" w:eastAsia="Calibri" w:hAnsi="Arial" w:cs="Arial" w:hint="cs"/>
          <w:b/>
          <w:bCs/>
          <w:sz w:val="20"/>
          <w:szCs w:val="20"/>
          <w:rtl/>
          <w:lang w:val="he-IL" w:eastAsia="en-US"/>
        </w:rPr>
        <w:t xml:space="preserve">מעונינת במישרה</w:t>
      </w:r>
      <w:r>
        <w:rPr>
          <w:rFonts w:ascii="Arial" w:eastAsia="Calibri" w:hAnsi="Arial" w:cs="Arial"/>
          <w:b/>
          <w:bCs/>
          <w:sz w:val="20"/>
          <w:szCs w:val="20"/>
          <w:rtl/>
          <w:lang w:val="he-IL" w:eastAsia="en-US"/>
        </w:rPr>
        <w:t xml:space="preserve"> בתחומי</w:t>
      </w:r>
      <w:r>
        <w:rPr>
          <w:rFonts w:ascii="Arial" w:eastAsia="Calibri" w:hAnsi="Arial" w:cs="Arial" w:hint="cs"/>
          <w:b/>
          <w:bCs/>
          <w:sz w:val="20"/>
          <w:szCs w:val="20"/>
          <w:rtl/>
          <w:lang w:val="he-IL" w:eastAsia="en-US"/>
        </w:rPr>
        <w:t xml:space="preserve">:</w:t>
      </w:r>
      <w:r>
        <w:rPr>
          <w:rFonts w:ascii="Arial" w:eastAsia="Calibri" w:hAnsi="Arial" w:cs="Arial" w:hint="cs"/>
          <w:b/>
          <w:bCs/>
          <w:sz w:val="20"/>
          <w:szCs w:val="20"/>
          <w:rtl/>
          <w:lang w:val="he-IL" w:eastAsia="en-US"/>
        </w:rPr>
        <w:t xml:space="preserve"> 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ההדרכות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, 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אסטרטגיה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,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 שיווק 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ו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ניהול מועדוני לקוחות</w:t>
      </w:r>
    </w:p>
    <w:p>
      <w:pPr>
        <w:spacing w:line="240" w:lineRule="auto"/>
        <w:rPr>
          <w:rFonts w:ascii="Arial" w:eastAsia="Arial" w:hAnsi="Arial" w:cs="Arial"/>
          <w:b/>
          <w:bCs/>
          <w:sz w:val="20"/>
          <w:szCs w:val="20"/>
        </w:rPr>
      </w:pPr>
      <w:r>
        <w:br/>
      </w:r>
      <w:r>
        <w:rPr>
          <w:rFonts w:ascii="Arial" w:eastAsia="Arial" w:hAnsi="Arial" w:cs="Arial"/>
          <w:sz w:val="20"/>
          <w:szCs w:val="20"/>
          <w:rtl/>
        </w:rPr>
        <w:t xml:space="preserve">--------------------------------------------------</w:t>
      </w:r>
      <w:r>
        <w:br/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ניסיו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ן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מקצועי</w:t>
      </w:r>
    </w:p>
    <w:p>
      <w:pPr>
        <w:shd w:fill="auto" w:color="auto" w:val="clear"/>
        <w:spacing w:line="240" w:lineRule="auto"/>
        <w:rPr>
          <w:rFonts w:ascii="Arial" w:eastAsia="Calibri" w:hAnsi="Arial" w:cs="Arial"/>
          <w:sz w:val="20"/>
          <w:szCs w:val="20"/>
          <w:rtl/>
          <w:lang w:val="he-IL" w:eastAsia="en-US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2022-2023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ראש/ת מערך</w:t>
      </w:r>
      <w:r>
        <w:rPr>
          <w:rFonts w:ascii="Arial" w:eastAsia="Times New Roman" w:hAnsi="Arial" w:cs="Arial"/>
          <w:b/>
          <w:bCs/>
          <w:color w:val="222222"/>
          <w:sz w:val="28"/>
          <w:szCs w:val="28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התפעול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במכון המחקר 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Ipsos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(</w:t>
      </w:r>
      <w:r>
        <w:rPr>
          <w:rFonts w:ascii="Arial" w:eastAsia="Calibri" w:hAnsi="Arial" w:cs="Arial"/>
          <w:sz w:val="20"/>
          <w:szCs w:val="20"/>
          <w:rtl/>
          <w:lang w:val="he-IL" w:eastAsia="en-US"/>
        </w:rPr>
        <w:t xml:space="preserve">חברה בינלאומית למחקר ויעוצים רב תחומיים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)</w:t>
      </w:r>
    </w:p>
    <w:p>
      <w:pPr>
        <w:pStyle w:val="m-4072656477707001248msolistparagraph"/>
        <w:numPr>
          <w:ilvl w:val="0"/>
          <w:numId w:val="6"/>
        </w:numPr>
        <w:shd w:fill="auto" w:color="auto" w:val="clear"/>
        <w:bidi/>
        <w:spacing w:before="0" w:beforeAutospacing="0" w:after="0" w:afterAutospacing="0" w:line="231" w:lineRule="atLeast"/>
        <w:rPr>
          <w:rFonts w:ascii="Arial" w:eastAsia="Calibri" w:hAnsi="Arial" w:cs="Arial"/>
          <w:sz w:val="20"/>
          <w:szCs w:val="20"/>
          <w:lang w:val="he-IL" w:eastAsia="en-US"/>
        </w:rPr>
      </w:pPr>
      <w:r>
        <w:rPr>
          <w:rFonts w:ascii="Arial" w:eastAsia="Calibri" w:hAnsi="Arial" w:cs="Arial"/>
          <w:sz w:val="20"/>
          <w:szCs w:val="20"/>
          <w:rtl/>
          <w:lang w:val="he-IL" w:eastAsia="en-US"/>
        </w:rPr>
        <w:t xml:space="preserve">ניהול צוות של מספר עובדים – רכזים לוגיסטיים ואנליסטים</w:t>
      </w:r>
    </w:p>
    <w:p>
      <w:pPr>
        <w:pStyle w:val="m-4072656477707001248msolistparagraph"/>
        <w:numPr>
          <w:ilvl w:val="0"/>
          <w:numId w:val="6"/>
        </w:numPr>
        <w:shd w:fill="auto" w:color="auto" w:val="clear"/>
        <w:bidi/>
        <w:spacing w:before="0" w:beforeAutospacing="0" w:after="0" w:afterAutospacing="0" w:line="231" w:lineRule="atLeast"/>
        <w:rPr>
          <w:rFonts w:ascii="Arial" w:eastAsia="Calibri" w:hAnsi="Arial" w:cs="Arial"/>
          <w:sz w:val="20"/>
          <w:szCs w:val="20"/>
          <w:rtl/>
          <w:lang w:val="he-IL" w:eastAsia="en-US"/>
        </w:rPr>
      </w:pP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הדרכת עובדים</w:t>
      </w:r>
    </w:p>
    <w:p>
      <w:pPr>
        <w:pStyle w:val="m-4072656477707001248msolistparagraph"/>
        <w:numPr>
          <w:ilvl w:val="0"/>
          <w:numId w:val="6"/>
        </w:numPr>
        <w:shd w:fill="auto" w:color="auto" w:val="clear"/>
        <w:bidi/>
        <w:spacing w:before="0" w:beforeAutospacing="0" w:after="0" w:afterAutospacing="0" w:line="231" w:lineRule="atLeast"/>
        <w:rPr>
          <w:rFonts w:ascii="Arial" w:eastAsia="Calibri" w:hAnsi="Arial" w:cs="Arial"/>
          <w:sz w:val="20"/>
          <w:szCs w:val="20"/>
          <w:rtl/>
          <w:lang w:val="he-IL" w:eastAsia="en-US"/>
        </w:rPr>
      </w:pPr>
      <w:r>
        <w:rPr>
          <w:rFonts w:ascii="Arial" w:eastAsia="Calibri" w:hAnsi="Arial" w:cs="Arial"/>
          <w:sz w:val="20"/>
          <w:szCs w:val="20"/>
          <w:rtl/>
          <w:lang w:val="he-IL" w:eastAsia="en-US"/>
        </w:rPr>
        <w:t xml:space="preserve">תי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מ</w:t>
      </w:r>
      <w:r>
        <w:rPr>
          <w:rFonts w:ascii="Arial" w:eastAsia="Calibri" w:hAnsi="Arial" w:cs="Arial"/>
          <w:sz w:val="20"/>
          <w:szCs w:val="20"/>
          <w:rtl/>
          <w:lang w:val="he-IL" w:eastAsia="en-US"/>
        </w:rPr>
        <w:t xml:space="preserve">חור, ניהול מו"מ וגיבוש הסכמים עם ספקים פוטנציאליים</w:t>
      </w:r>
    </w:p>
    <w:p>
      <w:pPr>
        <w:pStyle w:val="m-4072656477707001248msolistparagraph"/>
        <w:numPr>
          <w:ilvl w:val="0"/>
          <w:numId w:val="6"/>
        </w:numPr>
        <w:shd w:fill="auto" w:color="auto" w:val="clear"/>
        <w:bidi/>
        <w:spacing w:before="0" w:beforeAutospacing="0" w:after="0" w:afterAutospacing="0" w:line="231" w:lineRule="atLeast"/>
        <w:rPr>
          <w:rFonts w:ascii="Arial" w:eastAsia="Calibri" w:hAnsi="Arial" w:cs="Arial"/>
          <w:sz w:val="20"/>
          <w:szCs w:val="20"/>
          <w:rtl/>
          <w:lang w:val="he-IL" w:eastAsia="en-US"/>
        </w:rPr>
      </w:pPr>
      <w:r>
        <w:rPr>
          <w:rFonts w:ascii="Arial" w:eastAsia="Calibri" w:hAnsi="Arial" w:cs="Arial"/>
          <w:sz w:val="20"/>
          <w:szCs w:val="20"/>
          <w:rtl/>
          <w:lang w:val="he-IL" w:eastAsia="en-US"/>
        </w:rPr>
        <w:t xml:space="preserve">ניהול הקשר עם הספקים של מכון המחקר בארץ ומגוון ספקים הפועלים מחוץ לישראל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 ומעקב אחר עבודתם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 ב</w:t>
      </w:r>
      <w:r>
        <w:rPr>
          <w:rFonts w:ascii="Arial" w:eastAsia="Calibri" w:hAnsi="Arial" w:cs="Arial"/>
          <w:sz w:val="20"/>
          <w:szCs w:val="20"/>
          <w:rtl/>
          <w:lang w:val="he-IL" w:eastAsia="en-US"/>
        </w:rPr>
        <w:t xml:space="preserve">היבטים של עמידה בסטנדרטים של שירות ואיכות התוצרים</w:t>
      </w:r>
    </w:p>
    <w:p>
      <w:pPr>
        <w:pStyle w:val="m-4072656477707001248msolistparagraph"/>
        <w:numPr>
          <w:ilvl w:val="0"/>
          <w:numId w:val="6"/>
        </w:numPr>
        <w:shd w:fill="auto" w:color="auto" w:val="clear"/>
        <w:bidi/>
        <w:spacing w:before="0" w:beforeAutospacing="0" w:after="160" w:afterAutospacing="0" w:line="231" w:lineRule="atLeast"/>
        <w:rPr>
          <w:rFonts w:ascii="Arial" w:eastAsia="Calibri" w:hAnsi="Arial" w:cs="Arial"/>
          <w:sz w:val="20"/>
          <w:szCs w:val="20"/>
          <w:rtl/>
          <w:lang w:val="he-IL" w:eastAsia="en-US"/>
        </w:rPr>
      </w:pPr>
      <w:r>
        <w:rPr>
          <w:rFonts w:ascii="Arial" w:eastAsia="Calibri" w:hAnsi="Arial" w:cs="Arial"/>
          <w:sz w:val="20"/>
          <w:szCs w:val="20"/>
          <w:rtl/>
          <w:lang w:val="he-IL" w:eastAsia="en-US"/>
        </w:rPr>
        <w:t xml:space="preserve">אחריות על הצד האופרטיבי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 והוצאה לפועל</w:t>
      </w:r>
      <w:r>
        <w:rPr>
          <w:rFonts w:ascii="Arial" w:eastAsia="Calibri" w:hAnsi="Arial" w:cs="Arial"/>
          <w:sz w:val="20"/>
          <w:szCs w:val="20"/>
          <w:rtl/>
          <w:lang w:val="he-IL" w:eastAsia="en-US"/>
        </w:rPr>
        <w:t xml:space="preserve"> של הפרויקטים המחקריים</w:t>
      </w:r>
    </w:p>
    <w:p>
      <w:pPr>
        <w:spacing w:after="160" w:line="256" w:lineRule="auto"/>
        <w:rPr>
          <w:rFonts w:ascii="Arial" w:eastAsia="Calibri" w:hAnsi="Arial" w:cs="Arial"/>
          <w:sz w:val="20"/>
          <w:szCs w:val="20"/>
          <w:rtl/>
          <w:lang w:eastAsia="en-US"/>
        </w:rPr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20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1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5-2022 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ניהול 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עסק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בתחום 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פתרון קונפליקטים 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ל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מגזר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הפרטי והעיסקי</w:t>
      </w:r>
      <w:r>
        <w:br/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זיהוי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,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 ניתוח 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ובניית תוכניות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 הדרכה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 </w:t>
      </w:r>
      <w:r>
        <w:rPr>
          <w:rFonts w:ascii="Arial" w:eastAsia="Calibri" w:hAnsi="Arial" w:cs="Arial" w:hint="cs"/>
          <w:sz w:val="20"/>
          <w:szCs w:val="20"/>
          <w:rtl/>
          <w:lang w:val="he-IL" w:eastAsia="en-US"/>
        </w:rPr>
        <w:t xml:space="preserve">ו</w:t>
      </w:r>
      <w:r>
        <w:rPr>
          <w:rFonts w:ascii="Arial" w:eastAsia="Calibri" w:hAnsi="Arial" w:cs="Arial" w:hint="cs"/>
          <w:sz w:val="20"/>
          <w:szCs w:val="20"/>
          <w:rtl/>
          <w:lang w:eastAsia="en-US"/>
        </w:rPr>
        <w:t xml:space="preserve">פיתוח</w:t>
      </w:r>
      <w:r>
        <w:rPr>
          <w:rFonts w:ascii="Arial" w:eastAsia="Calibri" w:hAnsi="Arial" w:cs="Arial" w:hint="cs"/>
          <w:sz w:val="20"/>
          <w:szCs w:val="20"/>
          <w:rtl/>
          <w:lang w:eastAsia="en-US"/>
        </w:rPr>
        <w:t xml:space="preserve"> פתרונות </w:t>
      </w:r>
      <w:r>
        <w:rPr>
          <w:rFonts w:ascii="Arial" w:eastAsia="Calibri" w:hAnsi="Arial" w:cs="Arial" w:hint="cs"/>
          <w:sz w:val="20"/>
          <w:szCs w:val="20"/>
          <w:rtl/>
          <w:lang w:eastAsia="en-US"/>
        </w:rPr>
        <w:t xml:space="preserve">מעשיים</w:t>
      </w:r>
      <w:r>
        <w:rPr>
          <w:rFonts w:ascii="Arial" w:eastAsia="Calibri" w:hAnsi="Arial" w:cs="Arial" w:hint="cs"/>
          <w:sz w:val="20"/>
          <w:szCs w:val="20"/>
          <w:rtl/>
          <w:lang w:eastAsia="en-US"/>
        </w:rPr>
        <w:t xml:space="preserve"> ליצירת</w:t>
      </w:r>
      <w:r>
        <w:rPr>
          <w:rFonts w:ascii="Arial" w:eastAsia="Calibri" w:hAnsi="Arial" w:cs="Arial"/>
          <w:sz w:val="20"/>
          <w:szCs w:val="20"/>
          <w:rtl/>
          <w:lang w:eastAsia="en-US"/>
        </w:rPr>
        <w:t xml:space="preserve"> סביבת עבודה יעילה</w:t>
      </w:r>
      <w:r>
        <w:rPr>
          <w:rFonts w:ascii="Arial" w:eastAsia="Calibri" w:hAnsi="Arial" w:cs="Arial" w:hint="cs"/>
          <w:sz w:val="20"/>
          <w:szCs w:val="20"/>
          <w:rtl/>
          <w:lang w:eastAsia="en-US"/>
        </w:rPr>
        <w:t xml:space="preserve">,</w:t>
      </w:r>
      <w:r>
        <w:rPr>
          <w:rFonts w:ascii="Arial" w:eastAsia="Calibri" w:hAnsi="Arial" w:cs="Arial"/>
          <w:sz w:val="20"/>
          <w:szCs w:val="20"/>
          <w:rtl/>
          <w:lang w:eastAsia="en-US"/>
        </w:rPr>
        <w:t xml:space="preserve"> פורה ותומכת בין אנשים</w:t>
      </w:r>
      <w:r>
        <w:rPr>
          <w:rFonts w:ascii="Arial" w:eastAsia="Calibri" w:hAnsi="Arial" w:cs="Arial" w:hint="cs"/>
          <w:sz w:val="20"/>
          <w:szCs w:val="20"/>
          <w:rtl/>
          <w:lang w:eastAsia="en-US"/>
        </w:rPr>
        <w:t xml:space="preserve"> וצוותים</w:t>
      </w:r>
      <w:r>
        <w:rPr>
          <w:rFonts w:ascii="Arial" w:eastAsia="Calibri" w:hAnsi="Arial" w:cs="Arial" w:hint="cs"/>
          <w:sz w:val="20"/>
          <w:szCs w:val="20"/>
          <w:rtl/>
          <w:lang w:eastAsia="en-US"/>
        </w:rPr>
        <w:t xml:space="preserve">,</w:t>
      </w:r>
      <w:r>
        <w:rPr>
          <w:rFonts w:ascii="Arial" w:eastAsia="Calibri" w:hAnsi="Arial" w:cs="Arial" w:hint="cs"/>
          <w:sz w:val="20"/>
          <w:szCs w:val="20"/>
          <w:rtl/>
          <w:lang w:eastAsia="en-US"/>
        </w:rPr>
        <w:t xml:space="preserve"> </w:t>
      </w:r>
      <w:r>
        <w:rPr>
          <w:rFonts w:ascii="Arial" w:eastAsia="Calibri" w:hAnsi="Arial" w:cs="Arial" w:hint="cs"/>
          <w:sz w:val="20"/>
          <w:szCs w:val="20"/>
          <w:rtl/>
          <w:lang w:eastAsia="en-US"/>
        </w:rPr>
        <w:t xml:space="preserve">לצורך </w:t>
      </w:r>
      <w:r>
        <w:rPr>
          <w:rFonts w:ascii="Arial" w:eastAsia="Calibri" w:hAnsi="Arial" w:cs="Arial"/>
          <w:sz w:val="20"/>
          <w:szCs w:val="20"/>
          <w:rtl/>
          <w:lang w:eastAsia="en-US"/>
        </w:rPr>
        <w:t xml:space="preserve">הצלחה</w:t>
      </w:r>
      <w:r>
        <w:rPr>
          <w:rFonts w:ascii="Arial" w:eastAsia="Calibri" w:hAnsi="Arial" w:cs="Arial" w:hint="cs"/>
          <w:sz w:val="20"/>
          <w:szCs w:val="20"/>
          <w:rtl/>
          <w:lang w:eastAsia="en-US"/>
        </w:rPr>
        <w:t xml:space="preserve">, </w:t>
      </w:r>
      <w:r>
        <w:rPr>
          <w:rFonts w:ascii="Arial" w:eastAsia="Calibri" w:hAnsi="Arial" w:cs="Arial"/>
          <w:sz w:val="20"/>
          <w:szCs w:val="20"/>
          <w:rtl/>
          <w:lang w:eastAsia="en-US"/>
        </w:rPr>
        <w:t xml:space="preserve">הגדלת מוטיבציה</w:t>
      </w:r>
      <w:r>
        <w:rPr>
          <w:rFonts w:ascii="Arial" w:eastAsia="Calibri" w:hAnsi="Arial" w:cs="Arial"/>
          <w:sz w:val="20"/>
          <w:szCs w:val="20"/>
          <w:rtl/>
          <w:lang w:eastAsia="en-US"/>
        </w:rPr>
        <w:t xml:space="preserve"> וצמיחה אישית ומקצועית</w:t>
      </w:r>
      <w:r>
        <w:rPr>
          <w:rFonts w:ascii="Arial" w:eastAsia="Calibri" w:hAnsi="Arial" w:cs="Arial"/>
          <w:sz w:val="20"/>
          <w:szCs w:val="20"/>
          <w:lang w:eastAsia="en-US"/>
        </w:rPr>
        <w:t xml:space="preserve">.</w:t>
      </w:r>
      <w:r>
        <w:rPr>
          <w:rFonts w:ascii="Arial" w:eastAsia="Calibri" w:hAnsi="Arial" w:cs="Arial" w:hint="cs"/>
          <w:sz w:val="20"/>
          <w:szCs w:val="20"/>
          <w:rtl/>
          <w:lang w:eastAsia="en-US"/>
        </w:rPr>
        <w:t xml:space="preserve"> </w:t>
      </w:r>
      <w:r>
        <w:rPr>
          <w:rFonts w:ascii="Arial" w:eastAsia="Calibri" w:hAnsi="Arial" w:cs="Arial" w:hint="cs"/>
          <w:sz w:val="20"/>
          <w:szCs w:val="20"/>
          <w:rtl/>
          <w:lang w:eastAsia="en-US"/>
        </w:rPr>
        <w:t xml:space="preserve">ניסיון עשיר בהנחיית קבוצות</w:t>
      </w:r>
      <w:r>
        <w:rPr>
          <w:rFonts w:ascii="Arial" w:eastAsia="Calibri" w:hAnsi="Arial" w:cs="Arial" w:hint="cs"/>
          <w:sz w:val="20"/>
          <w:szCs w:val="20"/>
          <w:rtl/>
          <w:lang w:eastAsia="en-US"/>
        </w:rPr>
        <w:t xml:space="preserve"> ,</w:t>
      </w:r>
      <w:r>
        <w:rPr>
          <w:rFonts w:ascii="Arial" w:eastAsia="Arial" w:hAnsi="Arial" w:cs="Arial" w:hint="cs"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</w:rPr>
        <w:t xml:space="preserve">כתיבת תוכן שיווקי, </w:t>
      </w:r>
      <w:r>
        <w:rPr>
          <w:rFonts w:ascii="Arial" w:eastAsia="Arial" w:hAnsi="Arial" w:cs="Arial" w:hint="cs"/>
          <w:sz w:val="20"/>
          <w:szCs w:val="20"/>
          <w:rtl/>
        </w:rPr>
        <w:t xml:space="preserve">ה</w:t>
      </w:r>
      <w:r>
        <w:rPr>
          <w:rFonts w:ascii="Arial" w:eastAsia="Arial" w:hAnsi="Arial" w:cs="Arial"/>
          <w:sz w:val="20"/>
          <w:szCs w:val="20"/>
          <w:rtl/>
        </w:rPr>
        <w:t xml:space="preserve">רצאות</w:t>
      </w:r>
      <w:r>
        <w:rPr>
          <w:rFonts w:ascii="Arial" w:eastAsia="Arial" w:hAnsi="Arial" w:cs="Arial" w:hint="cs"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sz w:val="20"/>
          <w:szCs w:val="20"/>
          <w:rtl/>
        </w:rPr>
        <w:t xml:space="preserve">סדנאות</w:t>
      </w:r>
      <w:r>
        <w:rPr>
          <w:rFonts w:ascii="Arial" w:eastAsia="Arial" w:hAnsi="Arial" w:cs="Arial" w:hint="cs"/>
          <w:sz w:val="20"/>
          <w:szCs w:val="20"/>
          <w:rtl/>
        </w:rPr>
        <w:t xml:space="preserve"> ו</w:t>
      </w:r>
      <w:r>
        <w:rPr>
          <w:rFonts w:ascii="Arial" w:eastAsia="Arial" w:hAnsi="Arial" w:cs="Arial"/>
          <w:sz w:val="20"/>
          <w:szCs w:val="20"/>
          <w:rtl/>
        </w:rPr>
        <w:t xml:space="preserve">קורסים</w:t>
      </w:r>
      <w:r>
        <w:rPr>
          <w:rFonts w:ascii="Arial" w:eastAsia="Arial" w:hAnsi="Arial" w:cs="Arial" w:hint="cs"/>
          <w:sz w:val="20"/>
          <w:szCs w:val="20"/>
          <w:rtl/>
        </w:rPr>
        <w:t xml:space="preserve">.</w:t>
      </w:r>
    </w:p>
    <w:p>
      <w:pPr>
        <w:spacing w:line="240" w:lineRule="auto"/>
        <w:ind w:right="709"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2019-2022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הגשת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תוכנית רדיו ופודקאסט </w:t>
      </w:r>
    </w:p>
    <w:p>
      <w:pPr>
        <w:spacing w:line="240" w:lineRule="auto"/>
        <w:rPr>
          <w:rFonts w:ascii="Arial" w:eastAsia="Arial" w:hAnsi="Arial" w:cs="Arial"/>
          <w:sz w:val="10"/>
          <w:szCs w:val="10"/>
          <w:rtl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הפודקאסט עוסק בתרגול והפנמה יומיומית</w:t>
      </w:r>
      <w:r>
        <w:rPr>
          <w:rFonts w:ascii="Arial" w:eastAsia="Arial" w:hAnsi="Arial" w:cs="Arial" w:hint="cs"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</w:rPr>
        <w:t xml:space="preserve">של מצבים המוציאים מאיזון,</w:t>
      </w:r>
      <w:r>
        <w:rPr>
          <w:rFonts w:ascii="Arial" w:eastAsia="Arial" w:hAnsi="Arial" w:cs="Arial" w:hint="cs"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</w:rPr>
        <w:t xml:space="preserve">במסגרת האישית והמקצועית</w:t>
      </w:r>
      <w:r>
        <w:rPr>
          <w:rFonts w:ascii="Arial" w:eastAsia="Arial" w:hAnsi="Arial" w:cs="Arial" w:hint="cs"/>
          <w:sz w:val="20"/>
          <w:szCs w:val="20"/>
          <w:rtl/>
        </w:rPr>
        <w:t xml:space="preserve">.</w:t>
      </w:r>
      <w:r>
        <w:br/>
      </w:r>
    </w:p>
    <w:p>
      <w:pPr>
        <w:spacing w:line="240" w:lineRule="auto"/>
        <w:rPr>
          <w:rFonts w:ascii="Arial" w:eastAsia="Arial" w:hAnsi="Arial" w:cs="Arial"/>
          <w:b/>
          <w:bCs/>
          <w:sz w:val="20"/>
          <w:szCs w:val="20"/>
          <w:rtl/>
        </w:rPr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2014-2015 מנהלת פיתוח עסקי בחברת מדיטון אדם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</w:rPr>
        <w:t xml:space="preserve">(</w:t>
      </w:r>
      <w:r>
        <w:rPr>
          <w:rFonts w:ascii="Arial" w:eastAsia="Arial" w:hAnsi="Arial" w:cs="Arial"/>
          <w:sz w:val="20"/>
          <w:szCs w:val="20"/>
          <w:rtl/>
        </w:rPr>
        <w:t xml:space="preserve">מכון פסיכולוגי ורפואי לאבחון ומיון</w:t>
      </w:r>
      <w:r>
        <w:rPr>
          <w:rFonts w:ascii="Arial" w:eastAsia="Arial" w:hAnsi="Arial" w:cs="Arial" w:hint="cs"/>
          <w:sz w:val="20"/>
          <w:szCs w:val="20"/>
          <w:rtl/>
        </w:rPr>
        <w:t xml:space="preserve">)</w:t>
      </w:r>
    </w:p>
    <w:p>
      <w:pPr>
        <w:spacing w:line="240" w:lineRule="auto"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היכרות עם עולם האבחון, המיון התעסוקתי ומרכזי הערכה. ניהול פרויקטים, כתיבה וניתוח תוכניות שיווקיות. ניתוח שוק, זיהוי הזדמנויות חדשות, גיוס לקוחות חדשים, יצירת אסטרטגיות שיווקיות וניהול </w:t>
      </w:r>
      <w:r>
        <w:rPr>
          <w:rFonts w:ascii="Arial" w:eastAsia="Arial" w:hAnsi="Arial" w:cs="Arial"/>
          <w:sz w:val="20"/>
          <w:szCs w:val="20"/>
          <w:rtl/>
        </w:rPr>
        <w:t xml:space="preserve">מו"מ</w:t>
      </w:r>
      <w:r>
        <w:rPr>
          <w:rFonts w:ascii="Arial" w:eastAsia="Arial" w:hAnsi="Arial" w:cs="Arial"/>
          <w:sz w:val="20"/>
          <w:szCs w:val="20"/>
          <w:rtl/>
        </w:rPr>
        <w:t xml:space="preserve">.</w:t>
      </w:r>
    </w:p>
    <w:p>
      <w:pPr>
        <w:spacing w:line="240" w:lineRule="auto"/>
        <w:rPr>
          <w:rFonts w:ascii="Arial" w:eastAsia="Arial" w:hAnsi="Arial" w:cs="Arial"/>
          <w:sz w:val="10"/>
          <w:szCs w:val="10"/>
          <w:rtl/>
        </w:rPr>
      </w:pPr>
    </w:p>
    <w:p>
      <w:pPr>
        <w:spacing w:line="240" w:lineRule="auto"/>
        <w:rPr>
          <w:rFonts w:ascii="Arial" w:eastAsia="Arial" w:hAnsi="Arial" w:cs="Arial"/>
          <w:b/>
          <w:bCs/>
          <w:sz w:val="20"/>
          <w:szCs w:val="20"/>
          <w:rtl/>
        </w:rPr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2013-2014 מנהלת שיווק בחברת ג'נסיס</w:t>
      </w:r>
    </w:p>
    <w:p>
      <w:pPr>
        <w:spacing w:line="240" w:lineRule="auto"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כתיבה וניתוח תוכני</w:t>
      </w:r>
      <w:r>
        <w:rPr>
          <w:rFonts w:ascii="Arial" w:eastAsia="Arial" w:hAnsi="Arial" w:cs="Arial" w:hint="cs"/>
          <w:sz w:val="20"/>
          <w:szCs w:val="20"/>
          <w:rtl/>
        </w:rPr>
        <w:t xml:space="preserve">ו</w:t>
      </w:r>
      <w:r>
        <w:rPr>
          <w:rFonts w:ascii="Arial" w:eastAsia="Arial" w:hAnsi="Arial" w:cs="Arial"/>
          <w:sz w:val="20"/>
          <w:szCs w:val="20"/>
          <w:rtl/>
        </w:rPr>
        <w:t xml:space="preserve">ת שיווקי</w:t>
      </w:r>
      <w:r>
        <w:rPr>
          <w:rFonts w:ascii="Arial" w:eastAsia="Arial" w:hAnsi="Arial" w:cs="Arial" w:hint="cs"/>
          <w:sz w:val="20"/>
          <w:szCs w:val="20"/>
          <w:rtl/>
        </w:rPr>
        <w:t xml:space="preserve">ו</w:t>
      </w:r>
      <w:r>
        <w:rPr>
          <w:rFonts w:ascii="Arial" w:eastAsia="Arial" w:hAnsi="Arial" w:cs="Arial"/>
          <w:sz w:val="20"/>
          <w:szCs w:val="20"/>
          <w:rtl/>
        </w:rPr>
        <w:t xml:space="preserve">ת, כתיבה </w:t>
      </w:r>
      <w:r>
        <w:rPr>
          <w:rFonts w:ascii="Arial" w:eastAsia="Arial" w:hAnsi="Arial" w:cs="Arial" w:hint="cs"/>
          <w:sz w:val="20"/>
          <w:szCs w:val="20"/>
          <w:rtl/>
        </w:rPr>
        <w:t xml:space="preserve">והפצת </w:t>
      </w:r>
      <w:r>
        <w:rPr>
          <w:rFonts w:ascii="Arial" w:eastAsia="Arial" w:hAnsi="Arial" w:cs="Arial"/>
          <w:sz w:val="20"/>
          <w:szCs w:val="20"/>
          <w:rtl/>
        </w:rPr>
        <w:t xml:space="preserve">ניוזלטרים</w:t>
      </w:r>
      <w:r>
        <w:rPr>
          <w:rFonts w:ascii="Arial" w:eastAsia="Arial" w:hAnsi="Arial" w:cs="Arial"/>
          <w:sz w:val="20"/>
          <w:szCs w:val="20"/>
          <w:rtl/>
        </w:rPr>
        <w:t xml:space="preserve">, ניהול כנסים, מציאת שת"פ, תכנון </w:t>
      </w:r>
      <w:r>
        <w:rPr>
          <w:rFonts w:ascii="Arial" w:eastAsia="Arial" w:hAnsi="Arial" w:cs="Arial" w:hint="cs"/>
          <w:sz w:val="20"/>
          <w:szCs w:val="20"/>
          <w:rtl/>
        </w:rPr>
        <w:t xml:space="preserve">והשמת </w:t>
      </w:r>
      <w:r>
        <w:rPr>
          <w:rFonts w:ascii="Arial" w:eastAsia="Arial" w:hAnsi="Arial" w:cs="Arial"/>
          <w:sz w:val="20"/>
          <w:szCs w:val="20"/>
          <w:rtl/>
        </w:rPr>
        <w:t xml:space="preserve">שיטות וגישות עבודה, הקמה וניהול דפי הפייסבוק והרחבת סל השירותים בחברה.</w:t>
      </w:r>
    </w:p>
    <w:p>
      <w:pPr>
        <w:spacing w:line="240" w:lineRule="auto"/>
        <w:rPr>
          <w:rFonts w:ascii="Arial" w:eastAsia="Arial" w:hAnsi="Arial" w:cs="Arial"/>
          <w:sz w:val="10"/>
          <w:szCs w:val="10"/>
        </w:rPr>
      </w:pPr>
    </w:p>
    <w:p>
      <w:pPr>
        <w:spacing w:line="240" w:lineRule="auto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2007-201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3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מנהלת שיווק בחברת 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Red </w:t>
      </w:r>
      <w:r>
        <w:rPr>
          <w:rFonts w:ascii="Arial" w:eastAsia="Arial" w:hAnsi="Arial" w:cs="Arial" w:hint="cs"/>
          <w:b/>
          <w:bCs/>
          <w:sz w:val="20"/>
          <w:szCs w:val="20"/>
        </w:rPr>
        <w:t xml:space="preserve">M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arketing</w:t>
      </w:r>
    </w:p>
    <w:p>
      <w:pPr>
        <w:spacing w:line="240" w:lineRule="auto"/>
        <w:rPr>
          <w:rFonts w:ascii="Arial" w:eastAsia="Arial" w:hAnsi="Arial" w:cs="Arial"/>
          <w:sz w:val="4"/>
          <w:szCs w:val="4"/>
          <w:rtl/>
        </w:rPr>
      </w:pPr>
      <w:r>
        <w:rPr>
          <w:rFonts w:ascii="Arial" w:eastAsia="Arial" w:hAnsi="Arial" w:cs="Arial" w:hint="cs"/>
          <w:sz w:val="20"/>
          <w:szCs w:val="20"/>
          <w:rtl/>
        </w:rPr>
        <w:t xml:space="preserve">ניהול</w:t>
      </w:r>
      <w:r>
        <w:rPr>
          <w:rFonts w:ascii="Arial" w:eastAsia="Arial" w:hAnsi="Arial" w:cs="Arial"/>
          <w:sz w:val="20"/>
          <w:szCs w:val="20"/>
          <w:rtl/>
        </w:rPr>
        <w:t xml:space="preserve"> פרויקטים שיווקיים, אסטרטגיים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ואינטרנטיים, ניהול דפי עסק בפייסבוק, כתיבת </w:t>
      </w:r>
      <w:r>
        <w:rPr>
          <w:rFonts w:ascii="Arial" w:eastAsia="Arial" w:hAnsi="Arial" w:cs="Arial" w:hint="cs"/>
          <w:sz w:val="20"/>
          <w:szCs w:val="20"/>
          <w:rtl/>
        </w:rPr>
        <w:t xml:space="preserve">תוכן ו</w:t>
      </w:r>
      <w:r>
        <w:rPr>
          <w:rFonts w:ascii="Arial" w:eastAsia="Arial" w:hAnsi="Arial" w:cs="Arial"/>
          <w:sz w:val="20"/>
          <w:szCs w:val="20"/>
          <w:rtl/>
        </w:rPr>
        <w:t xml:space="preserve">תוכניות שיווק שנתיות, ניהול מועדוני לקוחות, איתור וגיוס לקוחות חדשים.</w:t>
      </w:r>
      <w:r>
        <w:br/>
      </w:r>
    </w:p>
    <w:p>
      <w:pPr>
        <w:spacing w:line="240" w:lineRule="auto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2012-2013 מנהלת במכון הסקרים גיאוקרטוגרפיה</w:t>
      </w:r>
    </w:p>
    <w:p>
      <w:pPr>
        <w:spacing w:line="240" w:lineRule="auto"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גיוס והכשרת עובדים, ניהול צוות, בניית תהליכי עבודה ותכניות חניכה, הגדרת יעדים, מדדים ובקרה שוטפת,</w:t>
      </w:r>
      <w:r>
        <w:rPr>
          <w:rFonts w:ascii="Arial" w:eastAsia="Arial" w:hAnsi="Arial" w:cs="Arial" w:hint="cs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ניתוח ממצאים והסקת מסקנות.</w:t>
      </w:r>
    </w:p>
    <w:p>
      <w:pPr>
        <w:spacing w:line="240" w:lineRule="auto"/>
        <w:rPr>
          <w:rFonts w:ascii="Arial" w:eastAsia="Arial" w:hAnsi="Arial" w:cs="Arial"/>
          <w:sz w:val="10"/>
          <w:szCs w:val="10"/>
          <w:rtl/>
        </w:rPr>
      </w:pPr>
    </w:p>
    <w:p>
      <w:pPr>
        <w:spacing w:line="240" w:lineRule="auto"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2005  הקמת אתר אינטרט חברתי 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בשם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"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סליחה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לחיים רגועים יותר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"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</w:rPr>
        <w:t xml:space="preserve">המאפשר לאנשים</w:t>
      </w:r>
      <w:r>
        <w:rPr>
          <w:rFonts w:ascii="Arial" w:eastAsia="Arial" w:hAnsi="Arial" w:cs="Arial" w:hint="cs"/>
          <w:sz w:val="20"/>
          <w:szCs w:val="20"/>
          <w:rtl/>
        </w:rPr>
        <w:t xml:space="preserve"> לבקש סליחה</w:t>
      </w:r>
      <w:r>
        <w:rPr>
          <w:rFonts w:ascii="Arial" w:eastAsia="Arial" w:hAnsi="Arial" w:cs="Arial" w:hint="cs"/>
          <w:sz w:val="20"/>
          <w:szCs w:val="20"/>
          <w:rtl/>
          <w:lang w:val="en-GB"/>
        </w:rPr>
        <w:t xml:space="preserve">, </w:t>
      </w:r>
      <w:r>
        <w:rPr>
          <w:rFonts w:ascii="Arial" w:eastAsia="Arial" w:hAnsi="Arial" w:cs="Arial" w:hint="cs"/>
          <w:sz w:val="20"/>
          <w:szCs w:val="20"/>
          <w:rtl/>
        </w:rPr>
        <w:t xml:space="preserve">לסלוח ולשלוח מכתבים לכותל</w:t>
      </w:r>
      <w:r>
        <w:rPr>
          <w:rFonts w:ascii="Arial" w:eastAsia="Arial" w:hAnsi="Arial" w:cs="Arial" w:hint="cs"/>
          <w:sz w:val="20"/>
          <w:szCs w:val="20"/>
          <w:rtl/>
        </w:rPr>
        <w:t xml:space="preserve"> המערבי</w:t>
      </w:r>
      <w:r>
        <w:rPr>
          <w:rFonts w:ascii="Arial" w:eastAsia="Arial" w:hAnsi="Arial" w:cs="Arial"/>
          <w:sz w:val="20"/>
          <w:szCs w:val="20"/>
          <w:rtl/>
        </w:rPr>
        <w:t xml:space="preserve"> (</w:t>
      </w:r>
      <w:hyperlink r:id="rId2" w:history="1">
        <w:r>
          <w:rPr>
            <w:rStyle w:val="Hyperlink"/>
            <w:rFonts w:ascii="Arial" w:eastAsia="Arial" w:hAnsi="Arial" w:cs="Arial"/>
            <w:sz w:val="20"/>
            <w:szCs w:val="20"/>
          </w:rPr>
          <w:t xml:space="preserve">www.slicha.com</w:t>
        </w:r>
      </w:hyperlink>
      <w:r>
        <w:rPr>
          <w:rFonts w:ascii="Arial" w:eastAsia="Arial" w:hAnsi="Arial" w:cs="Arial" w:hint="cs"/>
          <w:sz w:val="20"/>
          <w:szCs w:val="20"/>
          <w:rtl/>
        </w:rPr>
        <w:t xml:space="preserve">)</w:t>
      </w:r>
    </w:p>
    <w:p>
      <w:pPr>
        <w:spacing w:line="240" w:lineRule="auto"/>
        <w:rPr>
          <w:rFonts w:ascii="Arial" w:eastAsia="Arial" w:hAnsi="Arial" w:cs="Arial"/>
          <w:sz w:val="10"/>
          <w:szCs w:val="10"/>
        </w:rPr>
      </w:pPr>
    </w:p>
    <w:p>
      <w:pPr>
        <w:spacing w:line="240" w:lineRule="auto"/>
        <w:rPr>
          <w:rFonts w:ascii="Arial" w:eastAsia="Arial" w:hAnsi="Arial" w:cs="Arial"/>
          <w:b/>
          <w:bCs/>
          <w:sz w:val="20"/>
          <w:szCs w:val="20"/>
          <w:rtl/>
        </w:rPr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1994-2006 הטמעת 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וניהול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פרויקטים בחברות מובילות במשק בתחום השיווק והפיתוח 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העסקי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, 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לרבות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:</w:t>
      </w:r>
    </w:p>
    <w:p>
      <w:pPr>
        <w:numPr>
          <w:ilvl w:val="0"/>
          <w:numId w:val="4"/>
        </w:numPr>
        <w:spacing w:line="240" w:lineRule="auto"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 w:hint="cs"/>
          <w:sz w:val="20"/>
          <w:szCs w:val="20"/>
          <w:rtl/>
        </w:rPr>
        <w:t xml:space="preserve">ניהול</w:t>
      </w:r>
      <w:r>
        <w:rPr>
          <w:rFonts w:ascii="Arial" w:eastAsia="Arial" w:hAnsi="Arial" w:cs="Arial"/>
          <w:sz w:val="20"/>
          <w:szCs w:val="20"/>
          <w:rtl/>
        </w:rPr>
        <w:t xml:space="preserve"> תחום האינטראקטיב בחברת 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"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מי עדן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"</w:t>
      </w:r>
    </w:p>
    <w:p>
      <w:pPr>
        <w:numPr>
          <w:ilvl w:val="0"/>
          <w:numId w:val="4"/>
        </w:numPr>
        <w:spacing w:line="240" w:lineRule="auto"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 w:hint="cs"/>
          <w:sz w:val="20"/>
          <w:szCs w:val="20"/>
          <w:rtl/>
        </w:rPr>
        <w:t xml:space="preserve">ניהול</w:t>
      </w:r>
      <w:r>
        <w:rPr>
          <w:rFonts w:ascii="Arial" w:eastAsia="Arial" w:hAnsi="Arial" w:cs="Arial"/>
          <w:sz w:val="20"/>
          <w:szCs w:val="20"/>
          <w:rtl/>
        </w:rPr>
        <w:t xml:space="preserve"> אתר אינטרנט בחברת 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"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בלוקבסטר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"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</w:p>
    <w:p>
      <w:pPr>
        <w:numPr>
          <w:ilvl w:val="0"/>
          <w:numId w:val="4"/>
        </w:numPr>
        <w:spacing w:line="240" w:lineRule="auto"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ניהול מועדוני לקוחות בחברת 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"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A.B.DATA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"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מבית פובליסיס </w:t>
      </w:r>
    </w:p>
    <w:p>
      <w:pPr>
        <w:numPr>
          <w:ilvl w:val="0"/>
          <w:numId w:val="4"/>
        </w:numPr>
        <w:spacing w:line="240" w:lineRule="auto"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תקציבאית במשרד הפרסום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"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טופר תקשורת"</w:t>
      </w:r>
      <w:del w:id="0" w:author="Amir Tal">
        <w:r>
          <w:rPr>
            <w:rFonts w:ascii="Arial" w:eastAsia="Arial" w:hAnsi="Arial" w:cs="Arial"/>
            <w:sz w:val="20"/>
            <w:szCs w:val="20"/>
            <w:rtl/>
          </w:rPr>
          <w:delText xml:space="preserve"> </w:delText>
        </w:r>
      </w:del>
    </w:p>
    <w:p>
      <w:pPr>
        <w:numPr>
          <w:ilvl w:val="0"/>
          <w:numId w:val="4"/>
        </w:numPr>
        <w:spacing w:line="240" w:lineRule="auto"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מפיקת חדשות בעיתון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"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ידיעות אחרונות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"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</w:p>
    <w:p>
      <w:pPr>
        <w:numPr>
          <w:ilvl w:val="0"/>
          <w:numId w:val="4"/>
        </w:numPr>
        <w:spacing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 w:hint="cs"/>
          <w:sz w:val="20"/>
          <w:szCs w:val="20"/>
          <w:rtl/>
        </w:rPr>
        <w:t xml:space="preserve">ניהול</w:t>
      </w:r>
      <w:r>
        <w:rPr>
          <w:rFonts w:ascii="Arial" w:eastAsia="Arial" w:hAnsi="Arial" w:cs="Arial"/>
          <w:sz w:val="20"/>
          <w:szCs w:val="20"/>
          <w:rtl/>
        </w:rPr>
        <w:t xml:space="preserve"> מועדון לקוחות ב</w:t>
      </w:r>
      <w:r>
        <w:rPr>
          <w:rFonts w:ascii="Arial" w:eastAsia="Arial" w:hAnsi="Arial" w:cs="Arial" w:hint="cs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"טרקלין חשמל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"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</w:p>
    <w:p>
      <w:pPr>
        <w:spacing w:line="240" w:lineRule="auto"/>
        <w:rPr>
          <w:rFonts w:ascii="Arial" w:eastAsia="Arial" w:hAnsi="Arial" w:cs="Arial"/>
          <w:sz w:val="20"/>
          <w:szCs w:val="20"/>
          <w:rtl/>
        </w:rPr>
      </w:pPr>
      <w:r>
        <w:br/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השכלה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</w:p>
    <w:p>
      <w:pPr>
        <w:spacing w:line="240" w:lineRule="auto"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/>
          <w:sz w:val="20"/>
          <w:szCs w:val="20"/>
          <w:rtl/>
        </w:rPr>
        <w:t xml:space="preserve">1995-1998: תואר ראשון בלימודי מדעי החברה, מגמת תקשורת (</w:t>
      </w:r>
      <w:r>
        <w:rPr>
          <w:rFonts w:ascii="Arial" w:eastAsia="Arial" w:hAnsi="Arial" w:cs="Arial"/>
          <w:sz w:val="20"/>
          <w:szCs w:val="20"/>
        </w:rPr>
        <w:t xml:space="preserve">BA</w:t>
      </w:r>
      <w:r>
        <w:rPr>
          <w:rFonts w:ascii="Arial" w:eastAsia="Arial" w:hAnsi="Arial" w:cs="Arial"/>
          <w:sz w:val="20"/>
          <w:szCs w:val="20"/>
          <w:rtl/>
        </w:rPr>
        <w:t xml:space="preserve">)</w:t>
      </w:r>
      <w:r>
        <w:rPr>
          <w:rFonts w:ascii="Arial" w:eastAsia="Arial" w:hAnsi="Arial" w:cs="Arial" w:hint="cs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אוניברסיטת חיפה </w:t>
      </w:r>
    </w:p>
    <w:p>
      <w:pPr>
        <w:spacing w:line="240" w:lineRule="auto"/>
        <w:rPr>
          <w:rFonts w:ascii="Arial" w:eastAsia="Arial" w:hAnsi="Arial" w:cs="Arial"/>
          <w:b/>
          <w:bCs/>
          <w:sz w:val="10"/>
          <w:szCs w:val="10"/>
          <w:rtl/>
        </w:rPr>
      </w:pPr>
    </w:p>
    <w:p>
      <w:pPr>
        <w:spacing w:line="240" w:lineRule="auto"/>
        <w:rPr>
          <w:rFonts w:ascii="Arial" w:eastAsia="Arial" w:hAnsi="Arial" w:cs="Arial"/>
          <w:b/>
          <w:bCs/>
          <w:sz w:val="20"/>
          <w:szCs w:val="20"/>
          <w:rtl/>
        </w:rPr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הכשרות</w:t>
      </w:r>
    </w:p>
    <w:p>
      <w:pPr>
        <w:pStyle w:val="ListParagraph"/>
        <w:numPr>
          <w:ilvl w:val="0"/>
          <w:numId w:val="5"/>
        </w:numPr>
        <w:spacing w:line="240" w:lineRule="auto"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קידום</w:t>
      </w:r>
      <w:r>
        <w:rPr>
          <w:rFonts w:ascii="Arial" w:eastAsia="Arial" w:hAnsi="Arial" w:cs="Arial" w:hint="cs"/>
          <w:sz w:val="20"/>
          <w:szCs w:val="20"/>
          <w:rtl/>
        </w:rPr>
        <w:t xml:space="preserve"> עסקי</w:t>
      </w:r>
      <w:r>
        <w:rPr>
          <w:rFonts w:ascii="Arial" w:eastAsia="Arial" w:hAnsi="Arial" w:cs="Arial"/>
          <w:sz w:val="20"/>
          <w:szCs w:val="20"/>
          <w:rtl/>
        </w:rPr>
        <w:t xml:space="preserve"> במנועי חיפוש באינטרנט - מכללות הי-טק מדיאטק</w:t>
      </w:r>
    </w:p>
    <w:p>
      <w:pPr>
        <w:pStyle w:val="ListParagraph"/>
        <w:numPr>
          <w:ilvl w:val="0"/>
          <w:numId w:val="5"/>
        </w:numPr>
        <w:spacing w:line="240" w:lineRule="auto"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קורס </w:t>
      </w:r>
      <w:r>
        <w:rPr>
          <w:rFonts w:ascii="Arial" w:eastAsia="Arial" w:hAnsi="Arial" w:cs="Arial"/>
          <w:sz w:val="20"/>
          <w:szCs w:val="20"/>
        </w:rPr>
        <w:t xml:space="preserve">MARCOM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</w:rPr>
        <w:t xml:space="preserve">תקשורת שיווקית– במכללת בינת.</w:t>
      </w:r>
    </w:p>
    <w:p>
      <w:pPr>
        <w:pStyle w:val="ListParagraph"/>
        <w:numPr>
          <w:ilvl w:val="0"/>
          <w:numId w:val="5"/>
        </w:numPr>
        <w:spacing w:line="240" w:lineRule="auto"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קורס "מועדוני לקוחות ושיווק יחסים" של מי"ל - מרכז ישראלי לניהול.</w:t>
      </w:r>
    </w:p>
    <w:p>
      <w:pPr>
        <w:pStyle w:val="ListParagraph"/>
        <w:numPr>
          <w:ilvl w:val="0"/>
          <w:numId w:val="5"/>
        </w:numPr>
        <w:spacing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שנת לימודים בקורס "פרסום ויחסי ציבור" בטכניון.</w:t>
      </w:r>
    </w:p>
    <w:sectPr>
      <w:headerReference w:type="first" r:id="rId3"/>
      <w:headerReference w:type="even" r:id="rId4"/>
      <w:headerReference w:type="default" r:id="rId5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F883E85"/>
  <w15:chartTrackingRefBased xmlns:w15="http://schemas.microsoft.com/office/word/2012/wordml"/>
  <w15:docId xmlns:w15="http://schemas.microsoft.com/office/word/2012/wordml" w15:val="{1FBD9176-E59F-43DE-87DB-F54B1523B476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nhideWhenUsed/>
    <w:rPr>
      <w:color w:val="0000FF"/>
      <w:u w:val="single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paragraph" w:styleId="Revision" w:customStyle="1">
    <w:name w:val="Revision"/>
    <w:semiHidden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character" w:styleId="UnresolvedMention" w:customStyle="1">
    <w:name w:val="Unresolved Mention"/>
    <w:basedOn w:val="DefaultParagraphFont"/>
    <w:semiHidden/>
    <w:unhideWhenUsed/>
    <w:rPr>
      <w:color w:val="605E5C"/>
      <w:shd w:val="clear" w:color="auto" w:fill="E1DFDD"/>
    </w:rPr>
  </w:style>
  <w:style w:type="paragraph" w:styleId="m-4072656477707001248msolistparagraph" w:customStyle="1">
    <w:name w:val="m_-4072656477707001248msolistparagraph"/>
    <w:basedOn w:val="Normal"/>
    <w:next w:val="Normal"/>
    <w:pPr>
      <w:bidi w:val="false"/>
      <w:spacing w:before="100" w:beforeAutospacing="1" w:after="100" w:afterAutospacing="1"/>
    </w:pPr>
    <w:rPr>
      <w:rFonts w:eastAsia="Times New Roman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5" Type="http://schemas.openxmlformats.org/officeDocument/2006/relationships/header" Target="header5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hedy.lehavy@gmail.com" TargetMode="External" /><Relationship Id="rId2" Type="http://schemas.openxmlformats.org/officeDocument/2006/relationships/hyperlink" Target="http://www.slicha.com" TargetMode="External" /><Relationship Id="rIdMXJ76H" Type="http://schemas.openxmlformats.org/officeDocument/2006/relationships/image" Target="media/A4NMNR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477</Words>
  <Characters>2721</Characters>
  <Application>Microsoft Office Word</Application>
  <DocSecurity>0</DocSecurity>
  <Lines>22</Lines>
  <Paragraphs>6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Tal</dc:creator>
  <cp:keywords/>
  <dc:description/>
  <cp:lastModifiedBy>hedy hazzan</cp:lastModifiedBy>
  <cp:revision>2</cp:revision>
  <dcterms:created xsi:type="dcterms:W3CDTF">2023-08-29T06:37:00Z</dcterms:created>
  <dcterms:modified xsi:type="dcterms:W3CDTF">2023-08-29T06:37:00Z</dcterms:modified>
</cp:coreProperties>
</file>