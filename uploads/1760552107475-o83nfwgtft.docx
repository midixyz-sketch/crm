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299"/>
                    <pic:cNvPicPr/>
                  </pic:nvPicPr>
                  <pic:blipFill>
                    <a:blip xmlns:r="http://schemas.openxmlformats.org/officeDocument/2006/relationships" r:embed="rId7DHUP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Dulcee Zinger – Curriculum Vitae 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Overview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Live in 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ew York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Bil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ingual English and Spanish.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Additionally fluent in Hebrew.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Twenty years of experience as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manager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diverse community that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ffirms and accepts the full identities of all people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while obtained MS in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sychology with two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major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specification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Industrial Organizational Psycho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logy and Educational Psychology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(G.P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.A 3.879 honor).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Inspire academic excellence, creative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leadership, and a desire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build a more just and equitable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world.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Member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in: APA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(American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sychological Association)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Member in 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Chi discover</w:t>
      </w:r>
      <w:ins w:id="0" w:author="Dulchee Zinger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how to use </w:t>
        </w:r>
      </w:ins>
      <w:ins w:id="1" w:author="Dulchee Zinger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undergraduate</w:t>
        </w:r>
      </w:ins>
      <w:ins w:id="2" w:author="Dulchee Zinger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experience to the best advantage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 xml:space="preserve">.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Member in The National Society leadership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Success.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ins w:id="3" w:author="Dulchee Zinger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Work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 xml:space="preserve"> Experience: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2018 – 202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Sha'arey Tzedek School, PR Director education. Teaching, Training, Motivated. Coach, and tutor for kids, worked with both Jewish and Hispanic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communities.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Make a difference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2015 – 2017 Oorah, FL –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Non-Profit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Organization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kid’s wellness A coach, motivated, leader, and tutor for kids – a diversity of Jewish and others, focused on language and Judaism. 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2012 – 2015 Throat Moshe, FL – Jewish 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rofit Organization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founder and a coach, working with diverse people.  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1996 – 2012 Naturapil Director. Industrial Organization. Manager of 11 stores, coached and managed many employees, in charge of all aspects of store chain management, including marketing, retention, legal, and more- Got six awards of excellence. 2000 – 2002 Schneider Hospital, Israel Psychology intern in the open section for youth with eating disorders.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1998-2000 Abarbanel Hospital, Israel Psychology intern in the close section 1996 – 1998 Religious high school, Netanya, Israel Hebrew, and Talmud teacher.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1990 – 1992 IDF Team leader in the armored forces, in charge of the southern area, honored with four certificates of excellence.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Education: 1992 -1996 B.A. Psychology and Education, Bar Ilan University, Israel 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2019 – 2021 M.A. Industrial-Organizational Psychology and Educational Psychology, Capella University, graduated with honor (GPA 4.0) 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Languages: Hebrew and English – Mother tongue level Spanish – Fluent in written Spanish – reading and writing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Additional Attributes: Over twenty years, my experience contained working as an educational director and Industrial-Organizational Psychologist with diversified populations, an expert in coaching and motivating youth and adult employees. High Emotional Intelligence, People loving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person, Respectful for all people, regardless of their gender, race, and religion, a soul player – very dedicated to work and believe in integrity, aiming to empower the organization and the employees. 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Members in: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APA (Am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erican Psychological Association) 2020-present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PsiChi 2021-Present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National Society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Leadership and Success (NSLS)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2021-Present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Voulunteerting: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Israel nursing home 1993-1996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Concern for the needs of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lderly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Women’s International Zion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 Organization (Vi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zo) 1996-2000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orha -Non-Profit Organization 2014-2017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Teaching, training, and assisting kids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Caring and cooking for homeless individually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2012-Present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various occasions</w:t>
      </w: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Email Addresses: Zingerdulchee@gmail.com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Phone number 786-6176130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MS in Psychology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Major Specialization Industrial-Organizational Psychology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Major Educational Psychology</w:t>
      </w:r>
    </w:p>
    <w:p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A37D51D"/>
  <w15:chartTrackingRefBased xmlns:w15="http://schemas.microsoft.com/office/word/2012/wordml"/>
  <w15:docId xmlns:w15="http://schemas.microsoft.com/office/word/2012/wordml" w15:val="{886D421D-2F89-4EDC-B4CC-CB70FED8EB0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 w:customStyle="1">
    <w:name w:val="Revision"/>
    <w:semiHidden/>
    <w:pPr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DHUPJ" Type="http://schemas.openxmlformats.org/officeDocument/2006/relationships/image" Target="media/X74KS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26</TotalTime>
  <Pages>2</Pages>
  <Words>492</Words>
  <Characters>2811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Dulchee Zinger</dc:creator>
  <cp:keywords/>
  <dc:description/>
  <cp:lastModifiedBy>Dulchee Zinger</cp:lastModifiedBy>
  <cp:revision>15</cp:revision>
  <dcterms:created xsi:type="dcterms:W3CDTF">2022-04-20T00:35:00Z</dcterms:created>
  <dcterms:modified xsi:type="dcterms:W3CDTF">2022-04-20T01:01:00Z</dcterms:modified>
</cp:coreProperties>
</file>