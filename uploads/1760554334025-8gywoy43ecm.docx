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66"/>
                    <pic:cNvPicPr/>
                  </pic:nvPicPr>
                  <pic:blipFill>
                    <a:blip xmlns:r="http://schemas.openxmlformats.org/officeDocument/2006/relationships" r:embed="rIdQ7TT7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0"/>
        <w:tblpPr w:leftFromText="180" w:rightFromText="180" w:vertAnchor="text" w:horzAnchor="margin" w:tblpXSpec="center" w:tblpY="-674"/>
        <w:bidiVisual/>
        <w:tblW w:w="101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0"/>
        <w:gridCol w:w="9630"/>
      </w:tblGrid>
      <w:tr w:rsidR="003B026A" w:rsidTr="003B026A">
        <w:trPr>
          <w:trHeight w:val="12400"/>
        </w:trPr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3B026A" w:rsidRDefault="003B026A" w:rsidP="003B026A">
            <w:pPr>
              <w:tabs>
                <w:tab w:val="left" w:pos="7226"/>
              </w:tabs>
              <w:bidi/>
              <w:ind w:left="26" w:right="515"/>
              <w:jc w:val="both"/>
              <w:rPr>
                <w:sz w:val="20"/>
                <w:szCs w:val="20"/>
              </w:rPr>
            </w:pPr>
            <w:bookmarkStart w:id="0" w:name="_gjdgxs" w:colFirst="0" w:colLast="0"/>
            <w:bookmarkEnd w:id="0"/>
          </w:p>
        </w:tc>
        <w:tc>
          <w:tcPr>
            <w:tcW w:w="9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3B026A" w:rsidRPr="0049262F" w:rsidRDefault="003B026A" w:rsidP="0049262F">
            <w:pPr>
              <w:shd w:val="clear" w:color="auto" w:fill="EEECE1"/>
              <w:bidi/>
              <w:rPr>
                <w:rFonts w:eastAsia="Carlito"/>
                <w:bCs/>
                <w:sz w:val="28"/>
                <w:szCs w:val="28"/>
                <w:u w:val="single"/>
              </w:rPr>
            </w:pPr>
            <w:r w:rsidRPr="0049262F">
              <w:rPr>
                <w:rFonts w:ascii="Times New Roman" w:eastAsia="Times New Roman" w:hAnsi="Times New Roman" w:cs="Times New Roman"/>
                <w:b/>
                <w:sz w:val="26"/>
                <w:szCs w:val="26"/>
                <w:rtl/>
              </w:rPr>
              <w:t xml:space="preserve">                               </w:t>
            </w:r>
            <w:r w:rsidR="0049262F">
              <w:rPr>
                <w:rFonts w:ascii="Times New Roman" w:eastAsia="Times New Roman" w:hAnsi="Times New Roman" w:cs="Times New Roman"/>
                <w:b/>
                <w:sz w:val="26"/>
                <w:szCs w:val="26"/>
                <w:rtl/>
              </w:rPr>
              <w:t xml:space="preserve">                   </w:t>
            </w:r>
            <w:r w:rsidR="0049262F" w:rsidRPr="0049262F">
              <w:rPr>
                <w:rFonts w:ascii="Times New Roman" w:eastAsia="Times New Roman" w:hAnsi="Times New Roman" w:cs="Times New Roman" w:hint="cs"/>
                <w:bCs/>
                <w:sz w:val="26"/>
                <w:szCs w:val="26"/>
                <w:u w:val="single"/>
                <w:rtl/>
              </w:rPr>
              <w:t xml:space="preserve">קורות חיים </w:t>
            </w:r>
            <w:r w:rsidR="0049262F" w:rsidRPr="0049262F">
              <w:rPr>
                <w:rFonts w:ascii="Times New Roman" w:eastAsia="Times New Roman" w:hAnsi="Times New Roman" w:cs="Times New Roman" w:hint="cs"/>
                <w:bCs/>
                <w:sz w:val="28"/>
                <w:szCs w:val="28"/>
                <w:u w:val="single"/>
                <w:rtl/>
              </w:rPr>
              <w:t xml:space="preserve">- </w:t>
            </w:r>
            <w:r w:rsidR="0074432B" w:rsidRPr="0049262F">
              <w:rPr>
                <w:rFonts w:ascii="Times New Roman" w:eastAsia="Times New Roman" w:hAnsi="Times New Roman" w:cs="Times New Roman" w:hint="cs"/>
                <w:bCs/>
                <w:sz w:val="28"/>
                <w:szCs w:val="28"/>
                <w:u w:val="single"/>
                <w:rtl/>
              </w:rPr>
              <w:t>אור בנג'ו</w:t>
            </w:r>
          </w:p>
          <w:p w:rsidR="003B026A" w:rsidRDefault="0074432B" w:rsidP="0074432B">
            <w:pPr>
              <w:shd w:val="clear" w:color="auto" w:fill="EEECE1"/>
              <w:tabs>
                <w:tab w:val="left" w:pos="3789"/>
                <w:tab w:val="center" w:pos="4707"/>
              </w:tabs>
              <w:bidi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ab/>
            </w:r>
          </w:p>
          <w:p w:rsidR="003B026A" w:rsidRPr="00E7446D" w:rsidRDefault="003B026A" w:rsidP="003B026A">
            <w:pPr>
              <w:tabs>
                <w:tab w:val="left" w:pos="7226"/>
              </w:tabs>
              <w:bidi/>
              <w:ind w:left="26"/>
              <w:rPr>
                <w:rFonts w:ascii="David" w:eastAsia="Arial" w:hAnsi="David" w:cs="David"/>
              </w:rPr>
            </w:pPr>
          </w:p>
          <w:p w:rsidR="003B026A" w:rsidRPr="00E7446D" w:rsidRDefault="003B026A" w:rsidP="009D6951">
            <w:pPr>
              <w:tabs>
                <w:tab w:val="left" w:pos="7226"/>
              </w:tabs>
              <w:bidi/>
              <w:spacing w:line="360" w:lineRule="auto"/>
              <w:ind w:left="26"/>
              <w:rPr>
                <w:rFonts w:ascii="David" w:eastAsia="Arial" w:hAnsi="David" w:cs="David"/>
              </w:rPr>
            </w:pPr>
            <w:r w:rsidRPr="0049262F">
              <w:rPr>
                <w:rFonts w:ascii="David" w:eastAsia="Arial" w:hAnsi="David" w:cs="David"/>
                <w:u w:val="single"/>
                <w:rtl/>
              </w:rPr>
              <w:t>תאריך לידה</w:t>
            </w:r>
            <w:r w:rsidRPr="00E7446D">
              <w:rPr>
                <w:rFonts w:ascii="David" w:eastAsia="Arial" w:hAnsi="David" w:cs="David"/>
                <w:rtl/>
              </w:rPr>
              <w:t xml:space="preserve">: </w:t>
            </w:r>
            <w:r w:rsidR="0074432B" w:rsidRPr="00E7446D">
              <w:rPr>
                <w:rFonts w:ascii="David" w:eastAsia="Arial" w:hAnsi="David" w:cs="David"/>
                <w:rtl/>
              </w:rPr>
              <w:t>08/07/1996</w:t>
            </w:r>
          </w:p>
          <w:p w:rsidR="003B026A" w:rsidRPr="00E7446D" w:rsidRDefault="0074432B" w:rsidP="009D6951">
            <w:pPr>
              <w:tabs>
                <w:tab w:val="left" w:pos="7226"/>
              </w:tabs>
              <w:bidi/>
              <w:spacing w:line="360" w:lineRule="auto"/>
              <w:ind w:left="26"/>
              <w:rPr>
                <w:rFonts w:ascii="David" w:eastAsia="Arial" w:hAnsi="David" w:cs="David"/>
              </w:rPr>
            </w:pPr>
            <w:r w:rsidRPr="0049262F">
              <w:rPr>
                <w:rFonts w:ascii="David" w:eastAsia="Arial" w:hAnsi="David" w:cs="David"/>
                <w:u w:val="single"/>
                <w:rtl/>
              </w:rPr>
              <w:t>כתובת</w:t>
            </w:r>
            <w:r w:rsidRPr="00E7446D">
              <w:rPr>
                <w:rFonts w:ascii="David" w:eastAsia="Arial" w:hAnsi="David" w:cs="David"/>
                <w:rtl/>
              </w:rPr>
              <w:t>: חצור הגלילית</w:t>
            </w:r>
            <w:r w:rsidR="003B026A" w:rsidRPr="00E7446D">
              <w:rPr>
                <w:rFonts w:ascii="David" w:eastAsia="Arial" w:hAnsi="David" w:cs="David"/>
                <w:rtl/>
              </w:rPr>
              <w:t xml:space="preserve">. </w:t>
            </w:r>
          </w:p>
          <w:p w:rsidR="0074432B" w:rsidRDefault="003B026A" w:rsidP="009D6951">
            <w:pPr>
              <w:tabs>
                <w:tab w:val="left" w:pos="7226"/>
              </w:tabs>
              <w:bidi/>
              <w:spacing w:line="360" w:lineRule="auto"/>
              <w:ind w:left="26"/>
              <w:rPr>
                <w:rFonts w:ascii="David" w:eastAsia="Arial" w:hAnsi="David" w:cs="David"/>
                <w:rtl/>
              </w:rPr>
            </w:pPr>
            <w:r w:rsidRPr="0049262F">
              <w:rPr>
                <w:rFonts w:ascii="David" w:eastAsia="Arial" w:hAnsi="David" w:cs="David"/>
                <w:u w:val="single"/>
                <w:rtl/>
              </w:rPr>
              <w:t>מספר זהות</w:t>
            </w:r>
            <w:r w:rsidRPr="00E7446D">
              <w:rPr>
                <w:rFonts w:ascii="David" w:eastAsia="Arial" w:hAnsi="David" w:cs="David"/>
                <w:rtl/>
              </w:rPr>
              <w:t xml:space="preserve">: </w:t>
            </w:r>
            <w:r w:rsidR="0074432B" w:rsidRPr="00E7446D">
              <w:rPr>
                <w:rFonts w:ascii="David" w:eastAsia="Arial" w:hAnsi="David" w:cs="David"/>
                <w:rtl/>
              </w:rPr>
              <w:t>314878554</w:t>
            </w:r>
            <w:r w:rsidR="00E7446D">
              <w:rPr>
                <w:rFonts w:ascii="David" w:eastAsia="Arial" w:hAnsi="David" w:cs="David" w:hint="cs"/>
                <w:rtl/>
              </w:rPr>
              <w:t>.</w:t>
            </w:r>
          </w:p>
          <w:p w:rsidR="00E7446D" w:rsidRPr="00E7446D" w:rsidRDefault="0049262F" w:rsidP="009D6951">
            <w:pPr>
              <w:tabs>
                <w:tab w:val="left" w:pos="7226"/>
              </w:tabs>
              <w:bidi/>
              <w:spacing w:line="360" w:lineRule="auto"/>
              <w:ind w:left="26"/>
              <w:rPr>
                <w:rFonts w:ascii="David" w:eastAsia="Arial" w:hAnsi="David" w:cs="David"/>
              </w:rPr>
            </w:pPr>
            <w:r w:rsidRPr="0049262F">
              <w:rPr>
                <w:rFonts w:ascii="David" w:eastAsia="Arial" w:hAnsi="David" w:cs="David" w:hint="cs"/>
                <w:u w:val="single"/>
                <w:rtl/>
              </w:rPr>
              <w:t>טלפון</w:t>
            </w:r>
            <w:r>
              <w:rPr>
                <w:rFonts w:ascii="David" w:eastAsia="Arial" w:hAnsi="David" w:cs="David" w:hint="cs"/>
                <w:rtl/>
              </w:rPr>
              <w:t>: 052-4241414</w:t>
            </w:r>
          </w:p>
          <w:p w:rsidR="003B026A" w:rsidRPr="00E7446D" w:rsidRDefault="003B026A" w:rsidP="003B026A">
            <w:pPr>
              <w:shd w:val="clear" w:color="auto" w:fill="EEECE1"/>
              <w:bidi/>
              <w:spacing w:before="120"/>
              <w:rPr>
                <w:rFonts w:ascii="David" w:eastAsia="Times New Roman" w:hAnsi="David" w:cs="David"/>
                <w:b/>
              </w:rPr>
            </w:pPr>
            <w:r w:rsidRPr="00E7446D">
              <w:rPr>
                <w:rFonts w:ascii="David" w:eastAsia="Times New Roman" w:hAnsi="David" w:cs="David"/>
                <w:b/>
                <w:rtl/>
              </w:rPr>
              <w:t>שירות צבאי</w:t>
            </w:r>
          </w:p>
          <w:p w:rsidR="003B026A" w:rsidRPr="00E7446D" w:rsidRDefault="003B026A" w:rsidP="000B03A1">
            <w:pPr>
              <w:tabs>
                <w:tab w:val="left" w:pos="7226"/>
              </w:tabs>
              <w:bidi/>
              <w:spacing w:before="240"/>
              <w:ind w:left="29"/>
              <w:rPr>
                <w:rFonts w:ascii="David" w:eastAsia="Arial" w:hAnsi="David" w:cs="David"/>
              </w:rPr>
            </w:pPr>
            <w:r w:rsidRPr="00E7446D">
              <w:rPr>
                <w:rFonts w:ascii="David" w:eastAsia="Arial" w:hAnsi="David" w:cs="David"/>
                <w:b/>
                <w:bCs/>
                <w:u w:val="single"/>
              </w:rPr>
              <w:t>2016-2014</w:t>
            </w:r>
            <w:r w:rsidRPr="00E7446D">
              <w:rPr>
                <w:rFonts w:ascii="David" w:eastAsia="Arial" w:hAnsi="David" w:cs="David"/>
                <w:rtl/>
              </w:rPr>
              <w:t xml:space="preserve"> –</w:t>
            </w:r>
            <w:r w:rsidR="0074432B" w:rsidRPr="00E7446D">
              <w:rPr>
                <w:rFonts w:ascii="David" w:eastAsia="Arial" w:hAnsi="David" w:cs="David"/>
                <w:rtl/>
              </w:rPr>
              <w:t xml:space="preserve"> אחראי מטבח בבסיס נימרה</w:t>
            </w:r>
            <w:r w:rsidRPr="00E7446D">
              <w:rPr>
                <w:rFonts w:ascii="David" w:eastAsia="Arial" w:hAnsi="David" w:cs="David"/>
                <w:rtl/>
              </w:rPr>
              <w:t xml:space="preserve"> </w:t>
            </w:r>
          </w:p>
          <w:p w:rsidR="003B026A" w:rsidRPr="00E7446D" w:rsidRDefault="003B026A" w:rsidP="003B026A">
            <w:pPr>
              <w:numPr>
                <w:ilvl w:val="0"/>
                <w:numId w:val="4"/>
              </w:numPr>
              <w:tabs>
                <w:tab w:val="left" w:pos="196"/>
              </w:tabs>
              <w:bidi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 xml:space="preserve">אחריות לתקינות ציוד לוגיסטי הקיים ביחידה. </w:t>
            </w:r>
          </w:p>
          <w:p w:rsidR="003B026A" w:rsidRPr="00E7446D" w:rsidRDefault="003B026A" w:rsidP="003B026A">
            <w:pPr>
              <w:numPr>
                <w:ilvl w:val="0"/>
                <w:numId w:val="4"/>
              </w:numPr>
              <w:tabs>
                <w:tab w:val="left" w:pos="196"/>
              </w:tabs>
              <w:bidi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>התפקיד דרש אחריות , תקשורת בין –אישית סדר וארגון.</w:t>
            </w:r>
          </w:p>
          <w:p w:rsidR="003B026A" w:rsidRPr="00E7446D" w:rsidRDefault="003B026A" w:rsidP="003B026A">
            <w:pPr>
              <w:shd w:val="clear" w:color="auto" w:fill="EEECE1"/>
              <w:bidi/>
              <w:spacing w:before="120"/>
              <w:rPr>
                <w:rFonts w:ascii="David" w:eastAsia="Times New Roman" w:hAnsi="David" w:cs="David"/>
                <w:b/>
              </w:rPr>
            </w:pPr>
            <w:r w:rsidRPr="00E7446D">
              <w:rPr>
                <w:rFonts w:ascii="David" w:eastAsia="Times New Roman" w:hAnsi="David" w:cs="David"/>
                <w:b/>
                <w:rtl/>
              </w:rPr>
              <w:t>השכלה</w:t>
            </w:r>
          </w:p>
          <w:p w:rsidR="003B026A" w:rsidRPr="00E7446D" w:rsidRDefault="003B026A" w:rsidP="0074432B">
            <w:pPr>
              <w:tabs>
                <w:tab w:val="left" w:pos="7226"/>
              </w:tabs>
              <w:bidi/>
              <w:spacing w:before="240"/>
              <w:ind w:left="29"/>
              <w:rPr>
                <w:rFonts w:ascii="David" w:eastAsia="Arial" w:hAnsi="David" w:cs="David"/>
              </w:rPr>
            </w:pPr>
            <w:r w:rsidRPr="00E7446D">
              <w:rPr>
                <w:rFonts w:ascii="David" w:eastAsia="Arial" w:hAnsi="David" w:cs="David"/>
                <w:b/>
                <w:bCs/>
                <w:u w:val="single"/>
              </w:rPr>
              <w:t>2014-2012</w:t>
            </w:r>
            <w:r w:rsidRPr="00E7446D">
              <w:rPr>
                <w:rFonts w:ascii="David" w:eastAsia="Arial" w:hAnsi="David" w:cs="David"/>
              </w:rPr>
              <w:t xml:space="preserve"> </w:t>
            </w:r>
            <w:r w:rsidRPr="00E7446D">
              <w:rPr>
                <w:rFonts w:ascii="David" w:eastAsia="Arial" w:hAnsi="David" w:cs="David"/>
                <w:b/>
                <w:rtl/>
              </w:rPr>
              <w:t>-</w:t>
            </w:r>
            <w:r w:rsidR="0074432B" w:rsidRPr="00E7446D">
              <w:rPr>
                <w:rFonts w:ascii="David" w:eastAsia="Arial" w:hAnsi="David" w:cs="David"/>
                <w:b/>
                <w:rtl/>
              </w:rPr>
              <w:t xml:space="preserve"> השכלה תיכונית.</w:t>
            </w:r>
          </w:p>
          <w:p w:rsidR="003B026A" w:rsidRPr="00E7446D" w:rsidRDefault="003B026A" w:rsidP="003B026A">
            <w:pPr>
              <w:numPr>
                <w:ilvl w:val="0"/>
                <w:numId w:val="4"/>
              </w:numPr>
              <w:tabs>
                <w:tab w:val="left" w:pos="196"/>
              </w:tabs>
              <w:bidi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 xml:space="preserve">12 שנות לימוד. </w:t>
            </w:r>
          </w:p>
          <w:p w:rsidR="003B026A" w:rsidRPr="00E7446D" w:rsidRDefault="003B026A" w:rsidP="003B026A">
            <w:pPr>
              <w:numPr>
                <w:ilvl w:val="0"/>
                <w:numId w:val="4"/>
              </w:numPr>
              <w:tabs>
                <w:tab w:val="left" w:pos="196"/>
              </w:tabs>
              <w:bidi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>שליטה רבה ביישומי מחשב ואופיס.</w:t>
            </w:r>
            <w:r w:rsidR="0074432B" w:rsidRPr="00E7446D">
              <w:rPr>
                <w:rFonts w:ascii="David" w:hAnsi="David" w:cs="David"/>
                <w:rtl/>
              </w:rPr>
              <w:t xml:space="preserve"> </w:t>
            </w:r>
          </w:p>
          <w:p w:rsidR="003B026A" w:rsidRPr="00E7446D" w:rsidRDefault="003B026A" w:rsidP="003B026A">
            <w:pPr>
              <w:shd w:val="clear" w:color="auto" w:fill="EEECE1"/>
              <w:bidi/>
              <w:spacing w:before="120"/>
              <w:rPr>
                <w:rFonts w:ascii="David" w:eastAsia="Carlito" w:hAnsi="David" w:cs="David"/>
                <w:b/>
              </w:rPr>
            </w:pPr>
            <w:r w:rsidRPr="00E7446D">
              <w:rPr>
                <w:rFonts w:ascii="David" w:eastAsia="Carlito" w:hAnsi="David" w:cs="David"/>
                <w:b/>
                <w:rtl/>
              </w:rPr>
              <w:t>ניסיון תעסוקתי</w:t>
            </w:r>
          </w:p>
          <w:p w:rsidR="003B026A" w:rsidRPr="00E7446D" w:rsidRDefault="003B026A" w:rsidP="003B026A">
            <w:pPr>
              <w:tabs>
                <w:tab w:val="left" w:pos="196"/>
              </w:tabs>
              <w:bidi/>
              <w:ind w:left="432"/>
              <w:rPr>
                <w:rFonts w:ascii="David" w:eastAsia="Arial" w:hAnsi="David" w:cs="David"/>
                <w:b/>
                <w:bCs/>
              </w:rPr>
            </w:pPr>
          </w:p>
          <w:p w:rsidR="0074432B" w:rsidRPr="00E7446D" w:rsidRDefault="0074432B" w:rsidP="00321A44">
            <w:pPr>
              <w:bidi/>
              <w:ind w:left="360" w:hanging="360"/>
              <w:rPr>
                <w:rFonts w:ascii="David" w:eastAsia="Arial" w:hAnsi="David" w:cs="David"/>
              </w:rPr>
            </w:pPr>
            <w:r w:rsidRPr="00E7446D">
              <w:rPr>
                <w:rFonts w:ascii="David" w:eastAsia="Arial" w:hAnsi="David" w:cs="David"/>
                <w:b/>
                <w:bCs/>
                <w:u w:val="single"/>
              </w:rPr>
              <w:t>201</w:t>
            </w:r>
            <w:r w:rsidR="00321A44" w:rsidRPr="00E7446D">
              <w:rPr>
                <w:rFonts w:ascii="David" w:eastAsia="Arial" w:hAnsi="David" w:cs="David"/>
                <w:b/>
                <w:bCs/>
                <w:u w:val="single"/>
              </w:rPr>
              <w:t>8</w:t>
            </w:r>
            <w:r w:rsidR="003B026A" w:rsidRPr="00E7446D">
              <w:rPr>
                <w:rFonts w:ascii="David" w:eastAsia="Arial" w:hAnsi="David" w:cs="David"/>
                <w:b/>
                <w:bCs/>
                <w:u w:val="single"/>
              </w:rPr>
              <w:t xml:space="preserve"> - </w:t>
            </w:r>
            <w:r w:rsidR="00321A44" w:rsidRPr="00E7446D">
              <w:rPr>
                <w:rFonts w:ascii="David" w:eastAsia="Arial" w:hAnsi="David" w:cs="David"/>
                <w:b/>
                <w:bCs/>
                <w:u w:val="single"/>
              </w:rPr>
              <w:t>2019</w:t>
            </w:r>
            <w:r w:rsidRPr="00E7446D">
              <w:rPr>
                <w:rFonts w:ascii="David" w:eastAsia="Arial" w:hAnsi="David" w:cs="David"/>
                <w:u w:val="single"/>
              </w:rPr>
              <w:t xml:space="preserve"> </w:t>
            </w:r>
            <w:r w:rsidR="003B026A" w:rsidRPr="00E7446D">
              <w:rPr>
                <w:rFonts w:ascii="David" w:eastAsia="Arial" w:hAnsi="David" w:cs="David"/>
                <w:b/>
                <w:rtl/>
              </w:rPr>
              <w:t>-</w:t>
            </w:r>
            <w:r w:rsidRPr="00E7446D">
              <w:rPr>
                <w:rFonts w:ascii="David" w:eastAsia="Arial" w:hAnsi="David" w:cs="David"/>
                <w:b/>
                <w:rtl/>
              </w:rPr>
              <w:t xml:space="preserve">  </w:t>
            </w:r>
            <w:r w:rsidR="000B03A1" w:rsidRPr="00E7446D">
              <w:rPr>
                <w:rFonts w:ascii="David" w:eastAsia="Arial" w:hAnsi="David" w:cs="David"/>
                <w:rtl/>
              </w:rPr>
              <w:t>"</w:t>
            </w:r>
            <w:r w:rsidRPr="00E7446D">
              <w:rPr>
                <w:rFonts w:ascii="David" w:eastAsia="Arial" w:hAnsi="David" w:cs="David"/>
                <w:rtl/>
              </w:rPr>
              <w:t>ספלאש</w:t>
            </w:r>
            <w:r w:rsidR="000B03A1" w:rsidRPr="00E7446D">
              <w:rPr>
                <w:rFonts w:ascii="David" w:eastAsia="Arial" w:hAnsi="David" w:cs="David"/>
                <w:rtl/>
              </w:rPr>
              <w:t>"</w:t>
            </w:r>
            <w:r w:rsidRPr="00E7446D">
              <w:rPr>
                <w:rFonts w:ascii="David" w:eastAsia="Arial" w:hAnsi="David" w:cs="David"/>
                <w:rtl/>
              </w:rPr>
              <w:t>- בריכות שחייה.</w:t>
            </w:r>
          </w:p>
          <w:p w:rsidR="0074432B" w:rsidRPr="00E7446D" w:rsidRDefault="0074432B" w:rsidP="0074432B">
            <w:pPr>
              <w:numPr>
                <w:ilvl w:val="0"/>
                <w:numId w:val="1"/>
              </w:numPr>
              <w:bidi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hAnsi="David" w:cs="David"/>
                <w:rtl/>
              </w:rPr>
              <w:t>התקנת בריכות שחייה וריהוט גן.</w:t>
            </w:r>
          </w:p>
          <w:p w:rsidR="003B026A" w:rsidRPr="00E7446D" w:rsidRDefault="003B026A" w:rsidP="0074432B">
            <w:pPr>
              <w:numPr>
                <w:ilvl w:val="0"/>
                <w:numId w:val="1"/>
              </w:numPr>
              <w:bidi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>התפקיד כלל מתן מענה מהיר ללקוחות .</w:t>
            </w:r>
          </w:p>
          <w:p w:rsidR="003B026A" w:rsidRPr="00E7446D" w:rsidRDefault="003B026A" w:rsidP="003B026A">
            <w:pPr>
              <w:numPr>
                <w:ilvl w:val="0"/>
                <w:numId w:val="1"/>
              </w:numPr>
              <w:bidi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 xml:space="preserve">עמידה </w:t>
            </w:r>
            <w:r w:rsidR="000B03A1" w:rsidRPr="00E7446D">
              <w:rPr>
                <w:rFonts w:ascii="David" w:eastAsia="Arial" w:hAnsi="David" w:cs="David"/>
                <w:rtl/>
              </w:rPr>
              <w:t>ביעדים</w:t>
            </w:r>
            <w:r w:rsidRPr="00E7446D">
              <w:rPr>
                <w:rFonts w:ascii="David" w:eastAsia="Arial" w:hAnsi="David" w:cs="David"/>
                <w:rtl/>
              </w:rPr>
              <w:t xml:space="preserve"> חודשיים.</w:t>
            </w:r>
          </w:p>
          <w:p w:rsidR="003B026A" w:rsidRPr="00E7446D" w:rsidRDefault="003B026A" w:rsidP="003B026A">
            <w:pPr>
              <w:tabs>
                <w:tab w:val="left" w:pos="196"/>
              </w:tabs>
              <w:bidi/>
              <w:ind w:left="432"/>
              <w:jc w:val="both"/>
              <w:rPr>
                <w:rFonts w:ascii="David" w:eastAsia="Arial" w:hAnsi="David" w:cs="David"/>
              </w:rPr>
            </w:pPr>
          </w:p>
          <w:p w:rsidR="00321A44" w:rsidRPr="00E7446D" w:rsidRDefault="003B026A" w:rsidP="00321A44">
            <w:pPr>
              <w:tabs>
                <w:tab w:val="left" w:pos="196"/>
              </w:tabs>
              <w:bidi/>
              <w:jc w:val="both"/>
              <w:rPr>
                <w:rFonts w:ascii="David" w:eastAsia="Arial" w:hAnsi="David" w:cs="David"/>
              </w:rPr>
            </w:pPr>
            <w:r w:rsidRPr="00E7446D">
              <w:rPr>
                <w:rFonts w:ascii="David" w:eastAsia="Arial" w:hAnsi="David" w:cs="David"/>
                <w:b/>
                <w:bCs/>
                <w:u w:val="single"/>
              </w:rPr>
              <w:t>-20</w:t>
            </w:r>
            <w:r w:rsidR="00321A44" w:rsidRPr="00E7446D">
              <w:rPr>
                <w:rFonts w:ascii="David" w:eastAsia="Arial" w:hAnsi="David" w:cs="David"/>
                <w:b/>
                <w:bCs/>
                <w:u w:val="single"/>
              </w:rPr>
              <w:t>19</w:t>
            </w:r>
            <w:r w:rsidRPr="00E7446D">
              <w:rPr>
                <w:rFonts w:ascii="David" w:eastAsia="Arial" w:hAnsi="David" w:cs="David"/>
                <w:b/>
                <w:bCs/>
                <w:u w:val="single"/>
              </w:rPr>
              <w:t>-20</w:t>
            </w:r>
            <w:r w:rsidR="00321A44" w:rsidRPr="00E7446D">
              <w:rPr>
                <w:rFonts w:ascii="David" w:eastAsia="Arial" w:hAnsi="David" w:cs="David"/>
                <w:b/>
                <w:bCs/>
                <w:u w:val="single"/>
              </w:rPr>
              <w:t>20</w:t>
            </w:r>
            <w:r w:rsidR="00321A44" w:rsidRPr="00E7446D">
              <w:rPr>
                <w:rFonts w:ascii="David" w:eastAsia="Arial" w:hAnsi="David" w:cs="David"/>
                <w:b/>
                <w:rtl/>
              </w:rPr>
              <w:t xml:space="preserve"> בעל עסק עצמאי</w:t>
            </w:r>
            <w:r w:rsidRPr="00E7446D">
              <w:rPr>
                <w:rFonts w:ascii="David" w:eastAsia="Arial" w:hAnsi="David" w:cs="David"/>
                <w:b/>
              </w:rPr>
              <w:t xml:space="preserve"> </w:t>
            </w:r>
            <w:r w:rsidR="00321A44" w:rsidRPr="00E7446D">
              <w:rPr>
                <w:rFonts w:ascii="David" w:eastAsia="Arial" w:hAnsi="David" w:cs="David"/>
                <w:rtl/>
              </w:rPr>
              <w:t>–</w:t>
            </w:r>
            <w:r w:rsidRPr="00E7446D">
              <w:rPr>
                <w:rFonts w:ascii="David" w:eastAsia="Arial" w:hAnsi="David" w:cs="David"/>
                <w:rtl/>
              </w:rPr>
              <w:t xml:space="preserve"> </w:t>
            </w:r>
            <w:r w:rsidR="00321A44" w:rsidRPr="00E7446D">
              <w:rPr>
                <w:rFonts w:ascii="David" w:eastAsia="Arial" w:hAnsi="David" w:cs="David"/>
                <w:rtl/>
              </w:rPr>
              <w:t>"בנג'ו לוטו"</w:t>
            </w:r>
            <w:r w:rsidRPr="00E7446D">
              <w:rPr>
                <w:rFonts w:ascii="David" w:eastAsia="Arial" w:hAnsi="David" w:cs="David"/>
                <w:rtl/>
              </w:rPr>
              <w:t>.</w:t>
            </w:r>
          </w:p>
          <w:p w:rsidR="00321A44" w:rsidRPr="00E7446D" w:rsidRDefault="003B026A" w:rsidP="003B026A">
            <w:pPr>
              <w:numPr>
                <w:ilvl w:val="0"/>
                <w:numId w:val="2"/>
              </w:numPr>
              <w:tabs>
                <w:tab w:val="left" w:pos="196"/>
              </w:tabs>
              <w:bidi/>
              <w:contextualSpacing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 xml:space="preserve">התפקיד כולל תודעת שירות גבוה </w:t>
            </w:r>
          </w:p>
          <w:p w:rsidR="003B026A" w:rsidRPr="00E7446D" w:rsidRDefault="00321A44" w:rsidP="00321A44">
            <w:pPr>
              <w:numPr>
                <w:ilvl w:val="0"/>
                <w:numId w:val="2"/>
              </w:numPr>
              <w:tabs>
                <w:tab w:val="left" w:pos="196"/>
              </w:tabs>
              <w:bidi/>
              <w:contextualSpacing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>ניהול חשבונות שנתיים</w:t>
            </w:r>
            <w:r w:rsidR="003B026A" w:rsidRPr="00E7446D">
              <w:rPr>
                <w:rFonts w:ascii="David" w:eastAsia="Arial" w:hAnsi="David" w:cs="David"/>
                <w:rtl/>
              </w:rPr>
              <w:t xml:space="preserve">. </w:t>
            </w:r>
          </w:p>
          <w:p w:rsidR="003B026A" w:rsidRPr="00E7446D" w:rsidRDefault="003B026A" w:rsidP="0049262F">
            <w:pPr>
              <w:numPr>
                <w:ilvl w:val="0"/>
                <w:numId w:val="2"/>
              </w:numPr>
              <w:tabs>
                <w:tab w:val="left" w:pos="196"/>
              </w:tabs>
              <w:bidi/>
              <w:contextualSpacing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eastAsia="Arial" w:hAnsi="David" w:cs="David"/>
                <w:rtl/>
              </w:rPr>
              <w:t xml:space="preserve">התפקיד דורש </w:t>
            </w:r>
            <w:r w:rsidR="0049262F">
              <w:rPr>
                <w:rFonts w:ascii="David" w:eastAsia="Arial" w:hAnsi="David" w:cs="David" w:hint="cs"/>
                <w:rtl/>
              </w:rPr>
              <w:t>תקשורת בין אישית טובה ו</w:t>
            </w:r>
            <w:r w:rsidRPr="00E7446D">
              <w:rPr>
                <w:rFonts w:ascii="David" w:eastAsia="Arial" w:hAnsi="David" w:cs="David"/>
                <w:rtl/>
              </w:rPr>
              <w:t>מתן מענה מהיר ויעיל.</w:t>
            </w:r>
          </w:p>
          <w:p w:rsidR="000B03A1" w:rsidRPr="00E7446D" w:rsidRDefault="0049262F" w:rsidP="003B026A">
            <w:pPr>
              <w:numPr>
                <w:ilvl w:val="0"/>
                <w:numId w:val="2"/>
              </w:numPr>
              <w:tabs>
                <w:tab w:val="left" w:pos="196"/>
              </w:tabs>
              <w:bidi/>
              <w:contextualSpacing/>
              <w:jc w:val="both"/>
              <w:rPr>
                <w:rFonts w:ascii="David" w:hAnsi="David" w:cs="David"/>
              </w:rPr>
            </w:pPr>
            <w:r>
              <w:rPr>
                <w:rFonts w:ascii="David" w:eastAsia="Arial" w:hAnsi="David" w:cs="David"/>
                <w:rtl/>
              </w:rPr>
              <w:t>עמידה תחת לחץ, עמידה ביעדים</w:t>
            </w:r>
            <w:r>
              <w:rPr>
                <w:rFonts w:ascii="David" w:eastAsia="Arial" w:hAnsi="David" w:cs="David" w:hint="cs"/>
                <w:rtl/>
              </w:rPr>
              <w:t>.</w:t>
            </w:r>
          </w:p>
          <w:p w:rsidR="000B03A1" w:rsidRPr="00E7446D" w:rsidRDefault="000B03A1" w:rsidP="000B03A1">
            <w:pPr>
              <w:tabs>
                <w:tab w:val="left" w:pos="196"/>
              </w:tabs>
              <w:bidi/>
              <w:ind w:left="720"/>
              <w:contextualSpacing/>
              <w:jc w:val="both"/>
              <w:rPr>
                <w:rFonts w:ascii="David" w:hAnsi="David" w:cs="David"/>
                <w:rtl/>
              </w:rPr>
            </w:pPr>
          </w:p>
          <w:p w:rsidR="003B026A" w:rsidRPr="009D6951" w:rsidRDefault="003B026A" w:rsidP="003B026A">
            <w:pPr>
              <w:tabs>
                <w:tab w:val="left" w:pos="196"/>
              </w:tabs>
              <w:bidi/>
              <w:jc w:val="both"/>
              <w:rPr>
                <w:rFonts w:ascii="David" w:eastAsia="Arial" w:hAnsi="David" w:cs="David"/>
                <w:sz w:val="10"/>
                <w:szCs w:val="10"/>
                <w:rtl/>
              </w:rPr>
            </w:pPr>
          </w:p>
          <w:p w:rsidR="000B03A1" w:rsidRPr="00E7446D" w:rsidRDefault="000B03A1" w:rsidP="00E7446D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  <w:r w:rsidRPr="00E7446D">
              <w:rPr>
                <w:rFonts w:ascii="David" w:hAnsi="David" w:cs="David"/>
                <w:b/>
                <w:bCs/>
                <w:u w:val="single"/>
                <w:rtl/>
              </w:rPr>
              <w:t>2020-2</w:t>
            </w:r>
            <w:r w:rsidR="00E7446D" w:rsidRPr="00E7446D">
              <w:rPr>
                <w:rFonts w:ascii="David" w:hAnsi="David" w:cs="David"/>
                <w:b/>
                <w:bCs/>
                <w:u w:val="single"/>
                <w:rtl/>
              </w:rPr>
              <w:t>022</w:t>
            </w:r>
            <w:r w:rsidRPr="00E7446D">
              <w:rPr>
                <w:rFonts w:ascii="David" w:hAnsi="David" w:cs="David"/>
                <w:rtl/>
              </w:rPr>
              <w:t xml:space="preserve">- </w:t>
            </w:r>
            <w:r w:rsidR="00E7446D">
              <w:rPr>
                <w:rFonts w:ascii="David" w:hAnsi="David" w:cs="David" w:hint="cs"/>
                <w:rtl/>
              </w:rPr>
              <w:t>מנהל חנות ב</w:t>
            </w:r>
            <w:r w:rsidRPr="00E7446D">
              <w:rPr>
                <w:rFonts w:ascii="David" w:hAnsi="David" w:cs="David"/>
                <w:rtl/>
              </w:rPr>
              <w:t>חברת "יש לי תקשורת".</w:t>
            </w:r>
          </w:p>
          <w:p w:rsidR="000B03A1" w:rsidRPr="00E7446D" w:rsidRDefault="000B03A1" w:rsidP="000B03A1">
            <w:pPr>
              <w:pStyle w:val="af1"/>
              <w:numPr>
                <w:ilvl w:val="0"/>
                <w:numId w:val="8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hAnsi="David" w:cs="David"/>
                <w:rtl/>
              </w:rPr>
              <w:t>מתן שירות מהיר ויעיל ללקוחות.</w:t>
            </w:r>
          </w:p>
          <w:p w:rsidR="000B03A1" w:rsidRPr="00E7446D" w:rsidRDefault="00E7446D" w:rsidP="00E7446D">
            <w:pPr>
              <w:pStyle w:val="af1"/>
              <w:numPr>
                <w:ilvl w:val="0"/>
                <w:numId w:val="8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פתרון בעיות תוכנה ב</w:t>
            </w:r>
            <w:r w:rsidR="000B03A1" w:rsidRPr="00E7446D">
              <w:rPr>
                <w:rFonts w:ascii="David" w:hAnsi="David" w:cs="David"/>
                <w:rtl/>
              </w:rPr>
              <w:t>פלאפונים ומחשבים ללקוחות ועסקים</w:t>
            </w:r>
            <w:r>
              <w:rPr>
                <w:rFonts w:ascii="David" w:hAnsi="David" w:cs="David" w:hint="cs"/>
                <w:rtl/>
              </w:rPr>
              <w:t>.</w:t>
            </w:r>
          </w:p>
          <w:p w:rsidR="000B03A1" w:rsidRDefault="00E7446D" w:rsidP="00E7446D">
            <w:pPr>
              <w:pStyle w:val="af1"/>
              <w:numPr>
                <w:ilvl w:val="0"/>
                <w:numId w:val="8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מכירת מחשבים וכל סוגי הסלולר ללקוחות.</w:t>
            </w:r>
          </w:p>
          <w:p w:rsidR="00E7446D" w:rsidRDefault="00E7446D" w:rsidP="00E7446D">
            <w:pPr>
              <w:pStyle w:val="af1"/>
              <w:numPr>
                <w:ilvl w:val="0"/>
                <w:numId w:val="8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ניהול מלאי וניהול חנות.</w:t>
            </w:r>
          </w:p>
          <w:p w:rsidR="00E7446D" w:rsidRDefault="00E7446D" w:rsidP="00E7446D">
            <w:pPr>
              <w:pStyle w:val="af1"/>
              <w:numPr>
                <w:ilvl w:val="0"/>
                <w:numId w:val="8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עמידה ביעדים חודשיים.</w:t>
            </w:r>
          </w:p>
          <w:p w:rsidR="00344AEF" w:rsidRPr="009D6951" w:rsidRDefault="00344AEF" w:rsidP="00344AE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sz w:val="14"/>
                <w:szCs w:val="14"/>
                <w:rtl/>
              </w:rPr>
            </w:pPr>
          </w:p>
          <w:p w:rsidR="00344AEF" w:rsidRDefault="00344AEF" w:rsidP="00344AE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b/>
                <w:bCs/>
                <w:u w:val="single"/>
                <w:rtl/>
              </w:rPr>
            </w:pPr>
          </w:p>
          <w:p w:rsidR="00344AEF" w:rsidRDefault="00344AEF" w:rsidP="00344AE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  <w:r w:rsidRPr="00344AEF">
              <w:rPr>
                <w:rFonts w:ascii="David" w:hAnsi="David" w:cs="David" w:hint="cs"/>
                <w:b/>
                <w:bCs/>
                <w:u w:val="single"/>
                <w:rtl/>
              </w:rPr>
              <w:t>2022-2022</w:t>
            </w:r>
            <w:r>
              <w:rPr>
                <w:rFonts w:ascii="David" w:hAnsi="David" w:cs="David" w:hint="cs"/>
                <w:rtl/>
              </w:rPr>
              <w:t>- סוכן שטח בחברת "פרטנר".</w:t>
            </w:r>
          </w:p>
          <w:p w:rsidR="00344AEF" w:rsidRDefault="00344AEF" w:rsidP="00344AEF">
            <w:pPr>
              <w:pStyle w:val="af1"/>
              <w:numPr>
                <w:ilvl w:val="0"/>
                <w:numId w:val="9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קביעת פגישות וניהולן עם לקוחות עסקיים ואיתור לקוחות פוטנציאליים.</w:t>
            </w:r>
          </w:p>
          <w:p w:rsidR="00344AEF" w:rsidRDefault="00344AEF" w:rsidP="00344AEF">
            <w:pPr>
              <w:pStyle w:val="af1"/>
              <w:numPr>
                <w:ilvl w:val="0"/>
                <w:numId w:val="9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ניהול משא ומתן עם לקוחות ומתן שירות מקצועי בתחום הסלולר.</w:t>
            </w:r>
          </w:p>
          <w:p w:rsidR="0049262F" w:rsidRDefault="00344AEF" w:rsidP="0049262F">
            <w:pPr>
              <w:pStyle w:val="af1"/>
              <w:numPr>
                <w:ilvl w:val="0"/>
                <w:numId w:val="9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עמידה ביעדים חודשיים.</w:t>
            </w:r>
          </w:p>
          <w:p w:rsidR="00344AEF" w:rsidRDefault="00344AEF" w:rsidP="00344AE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</w:p>
          <w:p w:rsidR="009D6951" w:rsidRDefault="009D6951" w:rsidP="009D6951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b/>
                <w:bCs/>
                <w:u w:val="single"/>
                <w:rtl/>
              </w:rPr>
            </w:pPr>
          </w:p>
          <w:p w:rsidR="009D6951" w:rsidRDefault="009D6951" w:rsidP="009D6951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  <w:r w:rsidRPr="009D6951">
              <w:rPr>
                <w:rFonts w:ascii="David" w:hAnsi="David" w:cs="David" w:hint="cs"/>
                <w:b/>
                <w:bCs/>
                <w:u w:val="single"/>
                <w:rtl/>
              </w:rPr>
              <w:t>2022-2023</w:t>
            </w:r>
            <w:r>
              <w:rPr>
                <w:rFonts w:ascii="David" w:hAnsi="David" w:cs="David" w:hint="cs"/>
                <w:rtl/>
              </w:rPr>
              <w:t>- עבודה בחנות סלולר "כוכב התקשורת".</w:t>
            </w:r>
          </w:p>
          <w:p w:rsidR="009D6951" w:rsidRDefault="009D6951" w:rsidP="009D6951">
            <w:pPr>
              <w:pStyle w:val="af1"/>
              <w:numPr>
                <w:ilvl w:val="0"/>
                <w:numId w:val="10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מכירות קווים וסוגי סלולר ללקוחות.</w:t>
            </w:r>
          </w:p>
          <w:p w:rsidR="009D6951" w:rsidRDefault="009D6951" w:rsidP="009D6951">
            <w:pPr>
              <w:pStyle w:val="af1"/>
              <w:numPr>
                <w:ilvl w:val="0"/>
                <w:numId w:val="10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מתן שירות מהיר ללקוחות.</w:t>
            </w:r>
          </w:p>
          <w:p w:rsidR="00713A3E" w:rsidRDefault="00713A3E" w:rsidP="00713A3E">
            <w:pPr>
              <w:pStyle w:val="af1"/>
              <w:numPr>
                <w:ilvl w:val="0"/>
                <w:numId w:val="10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קבלת סחורה וניהול מלאי.</w:t>
            </w:r>
            <w:bookmarkStart w:id="1" w:name="_GoBack"/>
            <w:bookmarkEnd w:id="1"/>
          </w:p>
          <w:p w:rsidR="009D6951" w:rsidRPr="009D6951" w:rsidRDefault="009D6951" w:rsidP="009D6951">
            <w:pPr>
              <w:pStyle w:val="af1"/>
              <w:numPr>
                <w:ilvl w:val="0"/>
                <w:numId w:val="10"/>
              </w:num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תקשורת בין אישית ויחסי אנוש מעולים מול הלקוחות.</w:t>
            </w:r>
          </w:p>
          <w:p w:rsidR="0049262F" w:rsidRPr="00E7446D" w:rsidRDefault="0049262F" w:rsidP="0049262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  <w:rtl/>
              </w:rPr>
            </w:pPr>
          </w:p>
          <w:p w:rsidR="003B026A" w:rsidRPr="0049262F" w:rsidRDefault="003B026A" w:rsidP="0049262F">
            <w:pPr>
              <w:tabs>
                <w:tab w:val="left" w:pos="196"/>
              </w:tabs>
              <w:bidi/>
              <w:jc w:val="both"/>
              <w:rPr>
                <w:rFonts w:ascii="David" w:hAnsi="David" w:cs="David"/>
              </w:rPr>
            </w:pPr>
            <w:r w:rsidRPr="00E7446D">
              <w:rPr>
                <w:rFonts w:ascii="David" w:hAnsi="David" w:cs="David"/>
                <w:b/>
                <w:bCs/>
                <w:u w:val="single"/>
                <w:rtl/>
              </w:rPr>
              <w:t>שפות</w:t>
            </w:r>
            <w:r w:rsidRPr="00E7446D">
              <w:rPr>
                <w:rFonts w:ascii="David" w:hAnsi="David" w:cs="David"/>
                <w:u w:val="single"/>
                <w:rtl/>
              </w:rPr>
              <w:t xml:space="preserve"> </w:t>
            </w:r>
            <w:r w:rsidR="009D6951">
              <w:rPr>
                <w:rFonts w:ascii="David" w:hAnsi="David" w:cs="David" w:hint="cs"/>
                <w:rtl/>
              </w:rPr>
              <w:t xml:space="preserve">- </w:t>
            </w:r>
            <w:r w:rsidRPr="00E7446D">
              <w:rPr>
                <w:rFonts w:ascii="David" w:eastAsia="Arial" w:hAnsi="David" w:cs="David"/>
                <w:b/>
                <w:rtl/>
              </w:rPr>
              <w:t>עברית</w:t>
            </w:r>
            <w:r w:rsidR="009D6951">
              <w:rPr>
                <w:rFonts w:ascii="David" w:eastAsia="Arial" w:hAnsi="David" w:cs="David"/>
                <w:rtl/>
              </w:rPr>
              <w:t>: שפת אם</w:t>
            </w:r>
            <w:r w:rsidR="0049262F">
              <w:rPr>
                <w:rFonts w:ascii="David" w:eastAsia="Arial" w:hAnsi="David" w:cs="David" w:hint="cs"/>
                <w:b/>
                <w:rtl/>
              </w:rPr>
              <w:t xml:space="preserve">, </w:t>
            </w:r>
            <w:r w:rsidR="0049262F">
              <w:rPr>
                <w:rFonts w:ascii="David" w:eastAsia="Arial" w:hAnsi="David" w:cs="David"/>
                <w:b/>
                <w:rtl/>
              </w:rPr>
              <w:t>אנגלי</w:t>
            </w:r>
            <w:r w:rsidR="0049262F">
              <w:rPr>
                <w:rFonts w:ascii="David" w:eastAsia="Arial" w:hAnsi="David" w:cs="David" w:hint="cs"/>
                <w:b/>
                <w:rtl/>
              </w:rPr>
              <w:t>ת</w:t>
            </w:r>
            <w:r w:rsidR="0049262F">
              <w:rPr>
                <w:rFonts w:ascii="David" w:eastAsia="Arial" w:hAnsi="David" w:cs="David" w:hint="cs"/>
                <w:rtl/>
              </w:rPr>
              <w:t>:</w:t>
            </w:r>
            <w:r w:rsidR="0049262F">
              <w:rPr>
                <w:rFonts w:ascii="David" w:eastAsia="Arial" w:hAnsi="David" w:cs="David"/>
                <w:rtl/>
              </w:rPr>
              <w:t xml:space="preserve"> טובה מאו</w:t>
            </w:r>
            <w:r w:rsidR="0049262F">
              <w:rPr>
                <w:rFonts w:ascii="David" w:eastAsia="Arial" w:hAnsi="David" w:cs="David" w:hint="cs"/>
                <w:rtl/>
              </w:rPr>
              <w:t>ד</w:t>
            </w:r>
            <w:r w:rsidR="0049262F">
              <w:rPr>
                <w:rFonts w:ascii="David" w:eastAsia="Arial" w:hAnsi="David" w:cs="David"/>
              </w:rPr>
              <w:t>.</w:t>
            </w:r>
            <w:r w:rsidRPr="00E7446D">
              <w:rPr>
                <w:rFonts w:ascii="David" w:hAnsi="David" w:cs="David"/>
                <w:rtl/>
              </w:rPr>
              <w:t xml:space="preserve"> </w:t>
            </w:r>
          </w:p>
        </w:tc>
      </w:tr>
    </w:tbl>
    <w:p w:rsidR="00DE2472" w:rsidRDefault="00DE2472"/>
    <w:p w:rsidR="00DE2472" w:rsidRDefault="00DE2472">
      <w:pPr>
        <w:rPr>
          <w:sz w:val="20"/>
          <w:szCs w:val="20"/>
        </w:rPr>
      </w:pPr>
    </w:p>
    <w:sectPr w:rsidR="00DE2472" w:rsidSect="003A4B6C">
      <w:headerReference w:type="default" r:id="rId7"/>
      <w:pgSz w:w="11906" w:h="16838"/>
      <w:pgMar w:top="1440" w:right="1800" w:bottom="1440" w:left="1800" w:header="360" w:footer="36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D9C" w:rsidRDefault="00361D9C">
      <w:r>
        <w:separator/>
      </w:r>
    </w:p>
  </w:endnote>
  <w:endnote w:type="continuationSeparator" w:id="0">
    <w:p w:rsidR="00361D9C" w:rsidRDefault="00361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D9C" w:rsidRDefault="00361D9C">
      <w:r>
        <w:separator/>
      </w:r>
    </w:p>
  </w:footnote>
  <w:footnote w:type="continuationSeparator" w:id="0">
    <w:p w:rsidR="00361D9C" w:rsidRDefault="00361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72" w:rsidRPr="00DE2472" w:rsidRDefault="00DE2472">
    <w:pPr>
      <w:bidi/>
      <w:rPr>
        <w:ins w:id="2" w:author="אנונימי" w:date="2018-01-16T19:52:00Z"/>
        <w:rPrChange w:id="3" w:author="אנונימי" w:date="2018-01-16T19:52:00Z">
          <w:rPr>
            <w:ins w:id="4" w:author="אנונימי" w:date="2018-01-16T19:52:00Z"/>
            <w:sz w:val="20"/>
            <w:szCs w:val="20"/>
          </w:rPr>
        </w:rPrChang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6F86"/>
    <w:multiLevelType w:val="hybridMultilevel"/>
    <w:tmpl w:val="5166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447B0"/>
    <w:multiLevelType w:val="multilevel"/>
    <w:tmpl w:val="DFD20206"/>
    <w:lvl w:ilvl="0">
      <w:start w:val="2"/>
      <w:numFmt w:val="bullet"/>
      <w:pStyle w:val="a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D793E7A"/>
    <w:multiLevelType w:val="multilevel"/>
    <w:tmpl w:val="4112B152"/>
    <w:lvl w:ilvl="0">
      <w:start w:val="2020"/>
      <w:numFmt w:val="decimal"/>
      <w:lvlText w:val="%1-"/>
      <w:lvlJc w:val="left"/>
      <w:pPr>
        <w:ind w:left="960" w:hanging="960"/>
      </w:pPr>
      <w:rPr>
        <w:rFonts w:ascii="Arial" w:eastAsia="Arial" w:hAnsi="Arial" w:cs="Arial" w:hint="default"/>
      </w:rPr>
    </w:lvl>
    <w:lvl w:ilvl="1">
      <w:start w:val="2021"/>
      <w:numFmt w:val="decimal"/>
      <w:lvlText w:val="%1-%2-"/>
      <w:lvlJc w:val="left"/>
      <w:pPr>
        <w:ind w:left="960" w:hanging="960"/>
      </w:pPr>
      <w:rPr>
        <w:rFonts w:ascii="Arial" w:eastAsia="Arial" w:hAnsi="Arial" w:cs="Arial" w:hint="default"/>
      </w:rPr>
    </w:lvl>
    <w:lvl w:ilvl="2">
      <w:start w:val="1"/>
      <w:numFmt w:val="decimal"/>
      <w:lvlText w:val="%1-%2-%3."/>
      <w:lvlJc w:val="left"/>
      <w:pPr>
        <w:ind w:left="960" w:hanging="960"/>
      </w:pPr>
      <w:rPr>
        <w:rFonts w:ascii="Arial" w:eastAsia="Arial" w:hAnsi="Arial" w:cs="Arial" w:hint="default"/>
      </w:rPr>
    </w:lvl>
    <w:lvl w:ilvl="3">
      <w:start w:val="1"/>
      <w:numFmt w:val="decimal"/>
      <w:lvlText w:val="%1-%2-%3.%4."/>
      <w:lvlJc w:val="left"/>
      <w:pPr>
        <w:ind w:left="960" w:hanging="960"/>
      </w:pPr>
      <w:rPr>
        <w:rFonts w:ascii="Arial" w:eastAsia="Arial" w:hAnsi="Arial" w:cs="Arial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ascii="Arial" w:eastAsia="Arial" w:hAnsi="Arial" w:cs="Arial"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ascii="Arial" w:eastAsia="Arial" w:hAnsi="Arial" w:cs="Arial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ascii="Arial" w:eastAsia="Arial" w:hAnsi="Arial" w:cs="Arial"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ascii="Arial" w:eastAsia="Arial" w:hAnsi="Arial" w:cs="Arial" w:hint="default"/>
      </w:rPr>
    </w:lvl>
    <w:lvl w:ilvl="8">
      <w:start w:val="1"/>
      <w:numFmt w:val="decimal"/>
      <w:lvlText w:val="%1-%2-%3.%4.%5.%6.%7.%8.%9."/>
      <w:lvlJc w:val="left"/>
      <w:pPr>
        <w:ind w:left="1440" w:hanging="1440"/>
      </w:pPr>
      <w:rPr>
        <w:rFonts w:ascii="Arial" w:eastAsia="Arial" w:hAnsi="Arial" w:cs="Arial" w:hint="default"/>
      </w:rPr>
    </w:lvl>
  </w:abstractNum>
  <w:abstractNum w:abstractNumId="3" w15:restartNumberingAfterBreak="0">
    <w:nsid w:val="2E465FB0"/>
    <w:multiLevelType w:val="multilevel"/>
    <w:tmpl w:val="42B6C3DE"/>
    <w:lvl w:ilvl="0">
      <w:start w:val="2016"/>
      <w:numFmt w:val="bullet"/>
      <w:lvlText w:val="●"/>
      <w:lvlJc w:val="left"/>
      <w:pPr>
        <w:ind w:left="79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Arial" w:eastAsia="Arial" w:hAnsi="Arial" w:cs="Arial"/>
      </w:rPr>
    </w:lvl>
  </w:abstractNum>
  <w:abstractNum w:abstractNumId="4" w15:restartNumberingAfterBreak="0">
    <w:nsid w:val="39A414C5"/>
    <w:multiLevelType w:val="multilevel"/>
    <w:tmpl w:val="1D186792"/>
    <w:lvl w:ilvl="0">
      <w:start w:val="2020"/>
      <w:numFmt w:val="decimal"/>
      <w:lvlText w:val="%1-"/>
      <w:lvlJc w:val="left"/>
      <w:pPr>
        <w:ind w:left="960" w:hanging="960"/>
      </w:pPr>
      <w:rPr>
        <w:rFonts w:ascii="Arial" w:hAnsi="Arial" w:cs="Arial" w:hint="default"/>
      </w:rPr>
    </w:lvl>
    <w:lvl w:ilvl="1">
      <w:start w:val="2021"/>
      <w:numFmt w:val="decimal"/>
      <w:lvlText w:val="%1-%2-"/>
      <w:lvlJc w:val="left"/>
      <w:pPr>
        <w:ind w:left="960" w:hanging="960"/>
      </w:pPr>
      <w:rPr>
        <w:rFonts w:ascii="Arial" w:hAnsi="Arial" w:cs="Arial" w:hint="default"/>
      </w:rPr>
    </w:lvl>
    <w:lvl w:ilvl="2">
      <w:start w:val="1"/>
      <w:numFmt w:val="decimal"/>
      <w:lvlText w:val="%1-%2-%3."/>
      <w:lvlJc w:val="left"/>
      <w:pPr>
        <w:ind w:left="960" w:hanging="960"/>
      </w:pPr>
      <w:rPr>
        <w:rFonts w:ascii="Arial" w:hAnsi="Arial" w:cs="Arial" w:hint="default"/>
      </w:rPr>
    </w:lvl>
    <w:lvl w:ilvl="3">
      <w:start w:val="1"/>
      <w:numFmt w:val="decimal"/>
      <w:lvlText w:val="%1-%2-%3.%4."/>
      <w:lvlJc w:val="left"/>
      <w:pPr>
        <w:ind w:left="960" w:hanging="960"/>
      </w:pPr>
      <w:rPr>
        <w:rFonts w:ascii="Arial" w:hAnsi="Arial" w:cs="Arial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ascii="Arial" w:hAnsi="Arial" w:cs="Arial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lvlText w:val="%1-%2-%3.%4.%5.%6.%7.%8.%9."/>
      <w:lvlJc w:val="left"/>
      <w:pPr>
        <w:ind w:left="1440" w:hanging="1440"/>
      </w:pPr>
      <w:rPr>
        <w:rFonts w:ascii="Arial" w:hAnsi="Arial" w:cs="Arial" w:hint="default"/>
      </w:rPr>
    </w:lvl>
  </w:abstractNum>
  <w:abstractNum w:abstractNumId="5" w15:restartNumberingAfterBreak="0">
    <w:nsid w:val="427006EB"/>
    <w:multiLevelType w:val="hybridMultilevel"/>
    <w:tmpl w:val="BB9A92FC"/>
    <w:lvl w:ilvl="0" w:tplc="A3F6A336">
      <w:start w:val="2018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E31ED"/>
    <w:multiLevelType w:val="hybridMultilevel"/>
    <w:tmpl w:val="3EAA8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6317A"/>
    <w:multiLevelType w:val="multilevel"/>
    <w:tmpl w:val="B720D5FA"/>
    <w:lvl w:ilvl="0">
      <w:start w:val="2016"/>
      <w:numFmt w:val="bullet"/>
      <w:lvlText w:val="●"/>
      <w:lvlJc w:val="left"/>
      <w:pPr>
        <w:ind w:left="79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Arial" w:eastAsia="Arial" w:hAnsi="Arial" w:cs="Arial"/>
      </w:rPr>
    </w:lvl>
  </w:abstractNum>
  <w:abstractNum w:abstractNumId="8" w15:restartNumberingAfterBreak="0">
    <w:nsid w:val="7C65788B"/>
    <w:multiLevelType w:val="hybridMultilevel"/>
    <w:tmpl w:val="8B06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F58E6"/>
    <w:multiLevelType w:val="multilevel"/>
    <w:tmpl w:val="8CD65BE4"/>
    <w:lvl w:ilvl="0">
      <w:start w:val="1"/>
      <w:numFmt w:val="bullet"/>
      <w:pStyle w:val="a0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u w:val="none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472"/>
    <w:rsid w:val="0002010C"/>
    <w:rsid w:val="000A1E66"/>
    <w:rsid w:val="000B03A1"/>
    <w:rsid w:val="000D3594"/>
    <w:rsid w:val="00321A44"/>
    <w:rsid w:val="00344AEF"/>
    <w:rsid w:val="00361D9C"/>
    <w:rsid w:val="003A4B6C"/>
    <w:rsid w:val="003B026A"/>
    <w:rsid w:val="0049262F"/>
    <w:rsid w:val="00713A3E"/>
    <w:rsid w:val="0074432B"/>
    <w:rsid w:val="00766221"/>
    <w:rsid w:val="009D6951"/>
    <w:rsid w:val="009E098F"/>
    <w:rsid w:val="00C32F53"/>
    <w:rsid w:val="00DE2472"/>
    <w:rsid w:val="00E741E8"/>
    <w:rsid w:val="00E7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0D84"/>
  <w15:docId w15:val="{54B735AE-2C19-4663-98CD-EE3B2E69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rlito" w:eastAsia="Carlito" w:hAnsi="Carlito" w:cs="Carlito"/>
        <w:color w:val="000000"/>
        <w:sz w:val="24"/>
        <w:szCs w:val="24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eastAsia="Calibri"/>
    </w:rPr>
  </w:style>
  <w:style w:type="paragraph" w:styleId="1">
    <w:name w:val="heading 1"/>
    <w:basedOn w:val="a1"/>
    <w:next w:val="a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1"/>
    <w:next w:val="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1"/>
    <w:next w:val="a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dex6">
    <w:name w:val="index 6"/>
    <w:basedOn w:val="a1"/>
    <w:semiHidden/>
    <w:pPr>
      <w:bidi/>
    </w:pPr>
    <w:rPr>
      <w:sz w:val="20"/>
      <w:szCs w:val="20"/>
    </w:rPr>
  </w:style>
  <w:style w:type="character" w:customStyle="1" w:styleId="a6">
    <w:name w:val="טקסט הערה תו"/>
    <w:semiHidden/>
    <w:locked/>
    <w:rPr>
      <w:rFonts w:eastAsia="Calibri"/>
      <w:lang w:val="en-US" w:bidi="he-IL"/>
    </w:rPr>
  </w:style>
  <w:style w:type="paragraph" w:customStyle="1" w:styleId="-">
    <w:name w:val="כותרת-רזומה"/>
    <w:basedOn w:val="a1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pPr>
      <w:spacing w:after="120"/>
      <w:jc w:val="both"/>
    </w:pPr>
  </w:style>
  <w:style w:type="paragraph" w:customStyle="1" w:styleId="a">
    <w:name w:val="שורת השגים כללית"/>
    <w:basedOn w:val="a8"/>
    <w:pPr>
      <w:numPr>
        <w:numId w:val="1"/>
      </w:numPr>
      <w:spacing w:after="0"/>
    </w:pPr>
  </w:style>
  <w:style w:type="paragraph" w:customStyle="1" w:styleId="a9">
    <w:name w:val="תאורחברה"/>
    <w:basedOn w:val="a1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תאורשירות"/>
    <w:basedOn w:val="a1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TOC71">
    <w:name w:val="TOC 71"/>
    <w:semiHidden/>
    <w:rPr>
      <w:rFonts w:cs="Times New Roman"/>
      <w:sz w:val="16"/>
      <w:szCs w:val="16"/>
    </w:rPr>
  </w:style>
  <w:style w:type="paragraph" w:styleId="TOC8">
    <w:name w:val="toc 8"/>
    <w:basedOn w:val="a1"/>
    <w:semiHidden/>
    <w:rPr>
      <w:rFonts w:ascii="Tahoma" w:hAnsi="Tahoma" w:cs="Tahoma"/>
      <w:sz w:val="16"/>
      <w:szCs w:val="16"/>
    </w:rPr>
  </w:style>
  <w:style w:type="paragraph" w:styleId="TOC9">
    <w:name w:val="toc 9"/>
    <w:basedOn w:val="Index6"/>
    <w:next w:val="Index6"/>
    <w:semiHidden/>
    <w:pPr>
      <w:bidi w:val="0"/>
    </w:pPr>
    <w:rPr>
      <w:b/>
      <w:bCs/>
    </w:rPr>
  </w:style>
  <w:style w:type="paragraph" w:customStyle="1" w:styleId="fields">
    <w:name w:val="fields"/>
    <w:basedOn w:val="a7"/>
    <w:qFormat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0"/>
    <w:qFormat/>
    <w:pPr>
      <w:tabs>
        <w:tab w:val="left" w:pos="196"/>
      </w:tabs>
      <w:ind w:left="432" w:firstLine="0"/>
    </w:pPr>
    <w:rPr>
      <w:szCs w:val="22"/>
    </w:rPr>
  </w:style>
  <w:style w:type="paragraph" w:customStyle="1" w:styleId="10">
    <w:name w:val="כותרת משנה1"/>
    <w:basedOn w:val="a1"/>
    <w:qFormat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Pr>
      <w:b/>
      <w:bCs/>
    </w:rPr>
  </w:style>
  <w:style w:type="paragraph" w:customStyle="1" w:styleId="subsubtitle">
    <w:name w:val="sub_sub_title"/>
    <w:basedOn w:val="-"/>
    <w:qFormat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11">
    <w:name w:val="כותרת טקסט1"/>
    <w:basedOn w:val="a1"/>
    <w:qFormat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pPr>
      <w:spacing w:before="120"/>
      <w:ind w:left="29"/>
    </w:pPr>
  </w:style>
  <w:style w:type="paragraph" w:styleId="ac">
    <w:name w:val="envelope return"/>
    <w:hidden/>
    <w:semiHidden/>
    <w:rPr>
      <w:rFonts w:eastAsia="Calibri"/>
    </w:rPr>
  </w:style>
  <w:style w:type="paragraph" w:customStyle="1" w:styleId="titleblue">
    <w:name w:val="title_blue"/>
    <w:basedOn w:val="11"/>
    <w:qFormat/>
    <w:pPr>
      <w:shd w:val="clear" w:color="auto" w:fill="548DD4"/>
    </w:pPr>
  </w:style>
  <w:style w:type="paragraph" w:customStyle="1" w:styleId="subtitleblue">
    <w:name w:val="subtitle_blue"/>
    <w:basedOn w:val="10"/>
    <w:qFormat/>
    <w:pPr>
      <w:shd w:val="clear" w:color="auto" w:fill="548DD4"/>
    </w:pPr>
  </w:style>
  <w:style w:type="paragraph" w:customStyle="1" w:styleId="bluetitle">
    <w:name w:val="blue_title"/>
    <w:basedOn w:val="11"/>
    <w:qFormat/>
    <w:pPr>
      <w:shd w:val="clear" w:color="auto" w:fill="E8F1FC"/>
    </w:pPr>
  </w:style>
  <w:style w:type="paragraph" w:customStyle="1" w:styleId="bluesubtitle">
    <w:name w:val="blue_subtitle"/>
    <w:basedOn w:val="10"/>
    <w:qFormat/>
    <w:pPr>
      <w:shd w:val="clear" w:color="auto" w:fill="E8F1FC"/>
    </w:pPr>
  </w:style>
  <w:style w:type="paragraph" w:customStyle="1" w:styleId="micro">
    <w:name w:val="micro"/>
    <w:basedOn w:val="fields"/>
    <w:qFormat/>
    <w:pPr>
      <w:ind w:left="0"/>
    </w:pPr>
    <w:rPr>
      <w:sz w:val="2"/>
      <w:szCs w:val="2"/>
    </w:rPr>
  </w:style>
  <w:style w:type="paragraph" w:styleId="ad">
    <w:name w:val="Subtitle"/>
    <w:basedOn w:val="a1"/>
    <w:next w:val="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1">
    <w:name w:val="List Paragraph"/>
    <w:basedOn w:val="a1"/>
    <w:uiPriority w:val="34"/>
    <w:qFormat/>
    <w:rsid w:val="003A4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7TT7Q" Type="http://schemas.openxmlformats.org/officeDocument/2006/relationships/image" Target="media/ZSSG7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אסתי מאי אורן</cp:lastModifiedBy>
  <cp:revision>11</cp:revision>
  <dcterms:created xsi:type="dcterms:W3CDTF">2018-07-21T20:52:00Z</dcterms:created>
  <dcterms:modified xsi:type="dcterms:W3CDTF">2023-03-01T05:44:00Z</dcterms:modified>
</cp:coreProperties>
</file>