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262"/>
                    <pic:cNvPicPr/>
                  </pic:nvPicPr>
                  <pic:blipFill>
                    <a:blip xmlns:r="http://schemas.openxmlformats.org/officeDocument/2006/relationships" r:embed="rIdV8BV6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אפרת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הררה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0548116898</w:t>
      </w:r>
    </w:p>
    <w:p w:rsidR="00000000" w:rsidDel="00000000" w:rsidP="00000000" w:rsidRDefault="00000000" w:rsidRPr="00000000" w14:paraId="00000003">
      <w:pPr>
        <w:bidi w:val="1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גיל</w:t>
      </w:r>
      <w:r w:rsidDel="00000000" w:rsidR="00000000" w:rsidRPr="00000000">
        <w:rPr>
          <w:sz w:val="28"/>
          <w:szCs w:val="28"/>
          <w:rtl w:val="1"/>
        </w:rPr>
        <w:t xml:space="preserve">-29</w:t>
      </w:r>
    </w:p>
    <w:p w:rsidR="00000000" w:rsidDel="00000000" w:rsidP="00000000" w:rsidRDefault="00000000" w:rsidRPr="00000000" w14:paraId="00000004">
      <w:pPr>
        <w:bidi w:val="1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-312510084</w:t>
      </w:r>
    </w:p>
    <w:p w:rsidR="00000000" w:rsidDel="00000000" w:rsidP="00000000" w:rsidRDefault="00000000" w:rsidRPr="00000000" w14:paraId="00000005">
      <w:pPr>
        <w:bidi w:val="1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מגורים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ברק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efrat3344@gmail.com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פרופיל</w:t>
      </w:r>
      <w:r w:rsidDel="00000000" w:rsidR="00000000" w:rsidRPr="00000000">
        <w:rPr>
          <w:b w:val="1"/>
          <w:sz w:val="28"/>
          <w:szCs w:val="28"/>
          <w:rtl w:val="1"/>
        </w:rPr>
        <w:t xml:space="preserve">-</w:t>
      </w:r>
    </w:p>
    <w:p w:rsidR="00000000" w:rsidDel="00000000" w:rsidP="00000000" w:rsidRDefault="00000000" w:rsidRPr="00000000" w14:paraId="00000008">
      <w:pPr>
        <w:bidi w:val="1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מצטיינת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בשיווק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אחראית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דייקנית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וחרוצה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יחסי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מעולים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תקשורתית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מצוינת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תעדוף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תעסוקתי</w:t>
      </w:r>
      <w:r w:rsidDel="00000000" w:rsidR="00000000" w:rsidRPr="00000000">
        <w:rPr>
          <w:b w:val="1"/>
          <w:sz w:val="28"/>
          <w:szCs w:val="28"/>
          <w:rtl w:val="1"/>
        </w:rPr>
        <w:t xml:space="preserve">-</w:t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2013-2014-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אחראית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תחום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בחנות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sz w:val="28"/>
          <w:szCs w:val="28"/>
          <w:rtl w:val="1"/>
        </w:rPr>
        <w:t xml:space="preserve">דנה</w:t>
      </w:r>
      <w:r w:rsidDel="00000000" w:rsidR="00000000" w:rsidRPr="00000000">
        <w:rPr>
          <w:b w:val="1"/>
          <w:sz w:val="28"/>
          <w:szCs w:val="28"/>
          <w:rtl w:val="1"/>
        </w:rPr>
        <w:t xml:space="preserve">"-</w:t>
      </w:r>
      <w:r w:rsidDel="00000000" w:rsidR="00000000" w:rsidRPr="00000000">
        <w:rPr>
          <w:b w:val="1"/>
          <w:sz w:val="28"/>
          <w:szCs w:val="28"/>
          <w:rtl w:val="1"/>
        </w:rPr>
        <w:t xml:space="preserve">טקסטיל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וסגירת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וסידור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2013-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שווק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מינוים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sz w:val="28"/>
          <w:szCs w:val="28"/>
          <w:rtl w:val="1"/>
        </w:rPr>
        <w:t xml:space="preserve">מפעל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הפיס</w:t>
      </w:r>
      <w:r w:rsidDel="00000000" w:rsidR="00000000" w:rsidRPr="00000000">
        <w:rPr>
          <w:b w:val="1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מנויים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וחידוש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מנויים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Rubik Light" w:cs="Rubik Light" w:eastAsia="Rubik Light" w:hAnsi="Rubik Light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ושדרוג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מינויים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ביעדים</w:t>
      </w:r>
    </w:p>
    <w:p w:rsidR="00000000" w:rsidDel="00000000" w:rsidP="00000000" w:rsidRDefault="00000000" w:rsidRPr="00000000" w14:paraId="00000012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2013-2014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מזכירה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במפעל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למחזור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בגדים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2018-2020 -</w:t>
      </w:r>
      <w:r w:rsidDel="00000000" w:rsidR="00000000" w:rsidRPr="00000000">
        <w:rPr>
          <w:b w:val="1"/>
          <w:sz w:val="28"/>
          <w:szCs w:val="28"/>
          <w:rtl w:val="1"/>
        </w:rPr>
        <w:t xml:space="preserve">ניהול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עסק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משפחתי</w:t>
      </w:r>
      <w:del w:author="אני" w:id="0" w:date="2023-06-12T20:52:41Z">
        <w:r w:rsidDel="00000000" w:rsidR="00000000" w:rsidRPr="00000000">
          <w:rPr>
            <w:b w:val="1"/>
            <w:sz w:val="28"/>
            <w:szCs w:val="28"/>
            <w:rtl w:val="0"/>
          </w:rPr>
          <w:delText xml:space="preserve"> 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2021-2023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ניהול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קליניקה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לקוסמטיקה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▪️</w:t>
      </w:r>
      <w:r w:rsidDel="00000000" w:rsidR="00000000" w:rsidRPr="00000000">
        <w:rPr>
          <w:sz w:val="28"/>
          <w:szCs w:val="28"/>
          <w:rtl w:val="1"/>
        </w:rPr>
        <w:t xml:space="preserve">ניהול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לקוחות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▪️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ספקים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▪️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השכלה</w:t>
      </w:r>
      <w:r w:rsidDel="00000000" w:rsidR="00000000" w:rsidRPr="00000000">
        <w:rPr>
          <w:b w:val="1"/>
          <w:sz w:val="28"/>
          <w:szCs w:val="28"/>
          <w:rtl w:val="1"/>
        </w:rPr>
        <w:t xml:space="preserve">- </w:t>
      </w:r>
      <w:r w:rsidDel="00000000" w:rsidR="00000000" w:rsidRPr="00000000">
        <w:rPr>
          <w:b w:val="1"/>
          <w:sz w:val="28"/>
          <w:szCs w:val="28"/>
          <w:rtl w:val="1"/>
        </w:rPr>
        <w:t xml:space="preserve">תיכון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מעלות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זיכרון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יעקב</w:t>
      </w:r>
    </w:p>
    <w:p w:rsidR="00000000" w:rsidDel="00000000" w:rsidP="00000000" w:rsidRDefault="00000000" w:rsidRPr="00000000" w14:paraId="0000001C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בגרות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מלאה</w:t>
      </w:r>
    </w:p>
    <w:p w:rsidR="00000000" w:rsidDel="00000000" w:rsidP="00000000" w:rsidRDefault="00000000" w:rsidRPr="00000000" w14:paraId="0000001D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שפות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- </w:t>
      </w:r>
    </w:p>
    <w:p w:rsidR="00000000" w:rsidDel="00000000" w:rsidP="00000000" w:rsidRDefault="00000000" w:rsidRPr="00000000" w14:paraId="0000001E">
      <w:pPr>
        <w:bidi w:val="1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עברית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שפת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אנגלית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מיומנויות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מחשב</w:t>
      </w:r>
      <w:r w:rsidDel="00000000" w:rsidR="00000000" w:rsidRPr="00000000">
        <w:rPr>
          <w:b w:val="1"/>
          <w:sz w:val="28"/>
          <w:szCs w:val="28"/>
          <w:rtl w:val="1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בישומי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אינטרנט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בעלת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רשיון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נהיגה</w:t>
      </w:r>
    </w:p>
    <w:p w:rsidR="00000000" w:rsidDel="00000000" w:rsidP="00000000" w:rsidRDefault="00000000" w:rsidRPr="00000000" w14:paraId="00000025">
      <w:pPr>
        <w:bidi w:val="1"/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בעלת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רכב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Rubik Light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frat3344@gmail.com" TargetMode="External"/><Relationship Id="rIdV8BV6G" Type="http://schemas.openxmlformats.org/officeDocument/2006/relationships/image" Target="media/NAHND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