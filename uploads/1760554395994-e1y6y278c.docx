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275"/>
                    <pic:cNvPicPr/>
                  </pic:nvPicPr>
                  <pic:blipFill>
                    <a:blip xmlns:r="http://schemas.openxmlformats.org/officeDocument/2006/relationships" r:embed="rIdTRUS6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0" w:val="right"/>
        </w:tabs>
        <w:bidi/>
        <w:spacing w:before="0" w:after="0" w:line="396" w:lineRule="auto"/>
        <w:ind w:left="0" w:right="0" w:hanging="851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36"/>
          <w:szCs w:val="36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36"/>
          <w:szCs w:val="36"/>
          <w:shd w:val="clear" w:color="auto" w:fill="auto"/>
          <w:vertAlign w:val="baseline"/>
          <w:rtl/>
        </w:rPr>
        <w:t xml:space="preserve">דועאא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36"/>
          <w:szCs w:val="3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36"/>
          <w:szCs w:val="36"/>
          <w:shd w:val="clear" w:color="auto" w:fill="auto"/>
          <w:vertAlign w:val="baseline"/>
          <w:rtl/>
        </w:rPr>
        <w:t xml:space="preserve">קרש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36"/>
          <w:szCs w:val="36"/>
          <w:shd w:val="clear" w:color="auto" w:fill="auto"/>
          <w:vertAlign w:val="baseline"/>
          <w:rtl/>
        </w:rPr>
        <w:t xml:space="preserve">                                                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054-6697620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 •  </w:t>
      </w:r>
      <w:hyperlink r:id="rId1" w:history="1">
        <w:r>
          <w:rPr>
            <w:rFonts w:ascii="Arial" w:eastAsia="Arial" w:hAnsi="Arial" w:cs="Arial"/>
            <w:b w:val="0"/>
            <w:i w:val="0"/>
            <w:smallCaps w:val="0"/>
            <w:strike w:val="0"/>
            <w:color w:val="1155CC"/>
            <w:sz w:val="22"/>
            <w:szCs w:val="22"/>
            <w:highlight w:val="white"/>
            <w:u w:val="single"/>
            <w:vertAlign w:val="baseline"/>
            <w:rtl w:val="0"/>
          </w:rPr>
          <w:t xml:space="preserve">duaakiresh123@gmail.com</w:t>
        </w:r>
      </w:hyperlink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0" w:val="right"/>
        </w:tabs>
        <w:bidi/>
        <w:spacing w:before="0" w:after="0" w:line="396" w:lineRule="auto"/>
        <w:ind w:left="-87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מגורים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ירושלים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|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1993  |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204740377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0" w:val="right"/>
        </w:tabs>
        <w:bidi/>
        <w:spacing w:before="0" w:after="0" w:line="396" w:lineRule="auto"/>
        <w:ind w:left="-87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362" w:right="-142" w:hanging="1213"/>
        <w:jc w:val="left"/>
        <w:rPr>
          <w:i w:val="0"/>
          <w:smallCaps w:val="0"/>
          <w:strike w:val="0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מזכירה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רפואית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בעלת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ניסיון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אדמיניסטרטיבי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הכולל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מתן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מענה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טלפוני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ופרונטאלי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לקוחות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וניהול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צוות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362" w:right="-142" w:hanging="1213"/>
        <w:jc w:val="left"/>
        <w:rPr>
          <w:i w:val="0"/>
          <w:smallCaps w:val="0"/>
          <w:strike w:val="0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מנוסה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בעבודה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בסביבה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ממוחשבת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תיאום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וביטול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תורים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מיון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ותיוק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מסמכים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צוות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רפואי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ועבודה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קופה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362" w:right="-142" w:hanging="1213"/>
        <w:jc w:val="left"/>
        <w:rPr>
          <w:i w:val="0"/>
          <w:smallCaps w:val="0"/>
          <w:strike w:val="0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בעלת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מכירתית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יחסי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אנוש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טובים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תודעת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גבוהה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בצוות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מוסר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גבוה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32"/>
          <w:szCs w:val="32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25" w:val="left"/>
        </w:tabs>
        <w:bidi/>
        <w:spacing w:before="0" w:after="0" w:line="324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לאומי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:       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425" w:val="left"/>
        </w:tabs>
        <w:bidi/>
        <w:spacing w:before="0" w:after="0" w:line="324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2017-2016  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מזכירה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במשרד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הפנים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גבעת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שאול</w:t>
      </w:r>
    </w:p>
    <w:p>
      <w:pPr>
        <w:keepNext w:val="0"/>
        <w:keepLines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720" w:right="0" w:hanging="360"/>
        <w:jc w:val="left"/>
        <w:rPr>
          <w:b w:val="0"/>
          <w:i w:val="0"/>
          <w:smallCaps w:val="0"/>
          <w:strike w:val="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מתן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מענה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טלפוני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וקבלת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קהל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מתן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מידע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לפונים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והפנייה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לגורם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מטפל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720" w:right="0" w:hanging="360"/>
        <w:jc w:val="left"/>
        <w:rPr>
          <w:b w:val="0"/>
          <w:i w:val="0"/>
          <w:smallCaps w:val="0"/>
          <w:strike w:val="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בסביבה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ממוחשבת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הקלדת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מסמכים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ונתונים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למערכת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720" w:right="0" w:hanging="360"/>
        <w:jc w:val="left"/>
        <w:rPr>
          <w:b w:val="0"/>
          <w:i w:val="0"/>
          <w:smallCaps w:val="0"/>
          <w:strike w:val="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סיוע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אדמיניסטרטיבי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למנהל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מחלקת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משאבי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אנוש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שליחה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וקליטת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פקסים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-902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ניסיון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תעסוקתי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נוסף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: 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-902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ins w:id="0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2018_2021;</w:t>
        </w:r>
      </w:ins>
      <w:ins w:id="1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עובדה</w:t>
        </w:r>
      </w:ins>
      <w:ins w:id="2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  <w:ins w:id="3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בהמשביר</w:t>
        </w:r>
      </w:ins>
      <w:ins w:id="4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  <w:ins w:id="5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לתצרכן</w:t>
        </w:r>
      </w:ins>
      <w:ins w:id="6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 </w:t>
        </w:r>
      </w:ins>
      <w:ins w:id="7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מנהלת</w:t>
        </w:r>
      </w:ins>
      <w:ins w:id="8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  <w:ins w:id="9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צוופת</w:t>
        </w:r>
      </w:ins>
      <w:ins w:id="10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  <w:ins w:id="11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וגם</w:t>
        </w:r>
      </w:ins>
      <w:ins w:id="12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  <w:ins w:id="13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מנהלת</w:t>
        </w:r>
      </w:ins>
      <w:ins w:id="14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  <w:ins w:id="15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שתי</w:t>
        </w:r>
      </w:ins>
      <w:ins w:id="16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  <w:ins w:id="17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מחלקות</w:t>
        </w:r>
      </w:ins>
      <w:ins w:id="18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 </w:t>
        </w:r>
      </w:ins>
      <w:ins w:id="19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בירושלים</w:t>
        </w:r>
      </w:ins>
      <w:ins w:id="20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-902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-902" w:right="0" w:firstLine="0"/>
        <w:jc w:val="left"/>
        <w:rPr>
          <w:rFonts w:ascii="Arial" w:eastAsia="Arial" w:hAnsi="Arial" w:cs="Arial"/>
          <w:b/>
          <w:sz w:val="24"/>
          <w:szCs w:val="24"/>
          <w:shd w:val="clear" w:color="auto" w:fill="auto"/>
          <w:rPrChange w:id="21" w:author="">
            <w:rPr/>
          </w:rPrChange>
        </w:rPr>
      </w:pPr>
      <w:ins w:id="22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2021_2023: </w:t>
        </w:r>
      </w:ins>
      <w:ins w:id="23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עובדה</w:t>
        </w:r>
      </w:ins>
      <w:ins w:id="24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  <w:ins w:id="25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בחברת</w:t>
        </w:r>
      </w:ins>
      <w:ins w:id="26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 </w:t>
        </w:r>
      </w:ins>
      <w:ins w:id="27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הבורסה</w:t>
        </w:r>
      </w:ins>
      <w:ins w:id="28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  <w:ins w:id="29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בהרצליה</w:t>
        </w:r>
      </w:ins>
      <w:ins w:id="30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(</w:t>
        </w:r>
      </w:ins>
      <w:ins w:id="31" w:author="">
        <w:r>
          <w:rPr>
            <w:rFonts w:ascii="Arial" w:eastAsia="Arial" w:hAnsi="Arial" w:cs="Arial"/>
            <w:b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 w:val="0"/>
          </w:rPr>
          <w:t xml:space="preserve">Axia</w:t>
        </w:r>
      </w:ins>
      <w:ins w:id="32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)  </w:t>
        </w:r>
      </w:ins>
      <w:ins w:id="33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בשרות</w:t>
        </w:r>
      </w:ins>
      <w:ins w:id="34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  <w:ins w:id="35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לקחות</w:t>
        </w:r>
      </w:ins>
      <w:ins w:id="36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, </w:t>
        </w:r>
      </w:ins>
      <w:ins w:id="37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מקבלת</w:t>
        </w:r>
      </w:ins>
      <w:ins w:id="38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  <w:ins w:id="39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מעינה</w:t>
        </w:r>
      </w:ins>
      <w:ins w:id="40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</w:t>
        </w:r>
      </w:ins>
      <w:ins w:id="41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טלפון</w:t>
        </w:r>
      </w:ins>
      <w:ins w:id="42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..</w:t>
        </w:r>
      </w:ins>
      <w:ins w:id="43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מייל</w:t>
        </w:r>
      </w:ins>
      <w:ins w:id="44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 … </w:t>
        </w:r>
      </w:ins>
      <w:ins w:id="45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מסמכים</w:t>
        </w:r>
      </w:ins>
      <w:ins w:id="46" w:author="">
        <w:r>
          <w:rPr>
            <w:rFonts w:ascii="Arial" w:eastAsia="Arial" w:hAnsi="Arial" w:cs="Arial"/>
            <w:b/>
            <w:bCs/>
            <w:i w:val="0"/>
            <w:smallCaps w:val="0"/>
            <w:strike w:val="0"/>
            <w:color w:val="000000"/>
            <w:sz w:val="24"/>
            <w:szCs w:val="24"/>
            <w:u w:val="single"/>
            <w:shd w:val="clear" w:color="auto" w:fill="auto"/>
            <w:vertAlign w:val="baseline"/>
            <w:rtl/>
          </w:rPr>
          <w:t xml:space="preserve">.</w:t>
        </w:r>
      </w:ins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2018-2017  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קופאית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ביינות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ביתן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720" w:right="0" w:hanging="360"/>
        <w:jc w:val="left"/>
        <w:rPr>
          <w:b w:val="0"/>
          <w:i w:val="0"/>
          <w:smallCaps w:val="0"/>
          <w:strike w:val="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מתן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מענה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פרונטאלי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ללקוחות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איוש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עמדת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הקופה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וקבלת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תשלומים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720" w:right="0" w:hanging="360"/>
        <w:jc w:val="left"/>
        <w:rPr>
          <w:b w:val="0"/>
          <w:i w:val="0"/>
          <w:smallCaps w:val="0"/>
          <w:strike w:val="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הקפדה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מתן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אדיב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ויעיל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ללקוחות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0" w:right="-567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2017-2013  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אחמ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שית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במקדונלדס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אחריות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הלקוחות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הקפדה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יציאת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המנות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הקפדה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זמנים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ואיכות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משמרות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והובלת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צוות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עשרות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עובדים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לעמידה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ביעדי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הסניף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ברמת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השירות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והמכירות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עריכת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תדריכים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לצוות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בקרה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הצעת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מבצעים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והחדרת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מוטיבציה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בקרב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הצוות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להשגתם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0" w:right="-567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0" w:val="left"/>
          <w:tab w:pos="425" w:val="left"/>
        </w:tabs>
        <w:bidi/>
        <w:spacing w:before="0" w:after="0" w:line="324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2013-2011  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מזכירה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רפואית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מרפאת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קופת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חולים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כללית</w:t>
      </w:r>
    </w:p>
    <w:p>
      <w:pPr>
        <w:keepNext w:val="0"/>
        <w:keepLines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720" w:right="0" w:hanging="360"/>
        <w:jc w:val="left"/>
        <w:rPr>
          <w:b w:val="0"/>
          <w:i w:val="0"/>
          <w:smallCaps w:val="0"/>
          <w:strike w:val="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קבלת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קהל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ומתן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מענה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טלפוני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למבוטחים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מתן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אדמיניסטרטיבי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לצוות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הרפואי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720" w:right="0" w:hanging="360"/>
        <w:jc w:val="left"/>
        <w:rPr>
          <w:b w:val="0"/>
          <w:i w:val="0"/>
          <w:smallCaps w:val="0"/>
          <w:strike w:val="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בסביבה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ממוחשבת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קביעה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וביטול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תורים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ביומן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ממוחשב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וביצוע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תזכורות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תורים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720" w:right="0" w:hanging="360"/>
        <w:jc w:val="left"/>
        <w:rPr>
          <w:b w:val="0"/>
          <w:i w:val="0"/>
          <w:smallCaps w:val="0"/>
          <w:strike w:val="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מיון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ותיוק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מסמכים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הפקת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מסמכים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והתחייבות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מהמערכת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סיוע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למבוטחים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בקביעת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תורים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במרפאות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חיצוניות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32"/>
          <w:szCs w:val="32"/>
          <w:shd w:val="clear" w:color="auto" w:fill="auto"/>
          <w:vertAlign w:val="baseline"/>
        </w:rPr>
      </w:pP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השכלה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-403" w:right="0" w:hanging="490"/>
        <w:jc w:val="left"/>
        <w:rPr>
          <w:b w:val="0"/>
          <w:i w:val="0"/>
          <w:smallCaps w:val="0"/>
          <w:strike w:val="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לימודים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לתואר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ראשון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במנהל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עסקים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התמחות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במשאבי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אנוש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המכללה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האקדמית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אונו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( 2017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היום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)</w:t>
      </w:r>
    </w:p>
    <w:p>
      <w:pPr>
        <w:keepNext w:val="0"/>
        <w:keepLines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-403" w:right="0" w:hanging="490"/>
        <w:jc w:val="left"/>
        <w:rPr>
          <w:b w:val="0"/>
          <w:i w:val="0"/>
          <w:smallCaps w:val="0"/>
          <w:strike w:val="0"/>
          <w:sz w:val="22"/>
          <w:szCs w:val="22"/>
          <w:shd w:val="clear" w:color="auto" w:fill="auto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השכלה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תיכונית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במגמת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מזכירות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רפואית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מכללת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עתיד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( 2013-2010)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24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</w:rPr>
      </w:pP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שפות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            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עברית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רמה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טובה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מאוד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|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ערבית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שפת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|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אנגלית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רמה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טובה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יישומי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מחשב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שליטה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ביישומי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Office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דוא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ואינטרנט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bookmarkStart w:colFirst="0" w:colLast="0" w:id="2" w:name="_gjdgxs"/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**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המלצות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תינתנה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עפ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דרישה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  </w:t>
      </w:r>
      <w:del w:id="47" w:author="">
        <w:r>
          <w:rPr>
            <w:rFonts w:ascii="Arial" w:eastAsia="Arial" w:hAnsi="Arial" w:cs="Arial"/>
            <w:b w:val="0"/>
            <w:i w:val="0"/>
            <w:smallCaps w:val="0"/>
            <w:strike w:val="0"/>
            <w:color w:val="000000"/>
            <w:sz w:val="22"/>
            <w:szCs w:val="22"/>
            <w:shd w:val="clear" w:color="auto" w:fill="auto"/>
            <w:vertAlign w:val="baseline"/>
            <w:rtl w:val="0"/>
          </w:rPr>
          <w:delText xml:space="preserve"> </w:delText>
        </w:r>
      </w:del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                                                                                      </w:t>
      </w:r>
    </w:p>
    <w:p>
      <w:pPr>
        <w:keepNext w:val="0"/>
        <w:keepLines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-902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2"/>
          <w:szCs w:val="12"/>
          <w:shd w:val="clear" w:color="auto" w:fill="auto"/>
          <w:vertAlign w:val="baseline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596" w:right="1416" w:bottom="142" w:left="142" w:footer="709" w:header="14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keepNext w:val="0"/>
      <w:keepLines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 w:before="0" w:after="0" w:line="240" w:lineRule="auto"/>
      <w:ind w:left="0" w:right="-992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▪"/>
      <w:pPr>
        <w:spacing/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multiLevelType w:val="multilevel"/>
    <w:lvl w:ilvl="0">
      <w:start w:val="1"/>
      <w:numFmt w:val="bullet"/>
      <w:suff w:val="tab"/>
      <w:lvlText w:val="🗹"/>
      <w:pPr>
        <w:spacing/>
        <w:ind w:left="36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multiLevelType w:val="multilevel"/>
    <w:lvl w:ilvl="0">
      <w:start w:val="1"/>
      <w:numFmt w:val="bullet"/>
      <w:suff w:val="tab"/>
      <w:lvlText w:val="⮘"/>
      <w:pPr>
        <w:spacing/>
        <w:ind w:left="36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duaakiresh123@gmail.com" TargetMode="External" /><Relationship Id="rIdTRUS69" Type="http://schemas.openxmlformats.org/officeDocument/2006/relationships/image" Target="media/FACPAQ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