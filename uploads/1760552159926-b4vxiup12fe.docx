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5425"/>
            <a:graphic xmlns:a="http://schemas.openxmlformats.org/drawingml/2006/main">
              <a:graphicData uri="http://schemas.openxmlformats.org/drawingml/2006/picture">
                <pic:pic xmlns:pic="http://schemas.openxmlformats.org/drawingml/2006/picture">
                  <pic:nvPicPr>
                    <pic:cNvPr name="" id="172997"/>
                    <pic:cNvPicPr/>
                  </pic:nvPicPr>
                  <pic:blipFill>
                    <a:blip xmlns:r="http://schemas.openxmlformats.org/officeDocument/2006/relationships" r:embed="rIdQ4ZWUX"/>
                    <a:stretch>
                      <a:fillRect/>
                    </a:stretch>
                  </pic:blipFill>
                  <pic:spPr>
                    <a:xfrm>
                      <a:off y="0" x="0"/>
                      <a:ext cy="400000" cx="400000"/>
                    </a:xfrm>
                    <a:prstGeom prst="rect">
                      <a:avLst/>
                    </a:prstGeom>
                  </pic:spPr>
                </pic:pic>
              </a:graphicData>
            </a:graphic>
          </wp:anchor>
        </w:drawing>
      </w:r>
    </w:p>
    <w:p w:rsidR="005530F7" w:rsidRDefault="005530F7" w:rsidP="00122ACF">
      <w:pPr>
        <w:spacing w:after="0" w:line="240" w:lineRule="auto"/>
        <w:ind w:left="-1" w:right="-284"/>
        <w:jc w:val="center"/>
        <w:rPr>
          <w:rFonts w:ascii="Arial" w:eastAsia="Times New Roman" w:hAnsi="Arial" w:cs="Arial" w:hint="cs"/>
          <w:color w:val="0070C0"/>
          <w:sz w:val="48"/>
          <w:szCs w:val="48"/>
          <w:rtl/>
          <w:lang w:eastAsia="he-IL" w:bidi="he-IL"/>
        </w:rPr>
      </w:pPr>
    </w:p>
    <w:p w:rsidR="00122ACF" w:rsidRPr="00DB6768" w:rsidRDefault="00122ACF" w:rsidP="00122ACF">
      <w:pPr>
        <w:spacing w:after="0" w:line="240" w:lineRule="auto"/>
        <w:ind w:left="-1" w:right="-284"/>
        <w:jc w:val="center"/>
        <w:rPr>
          <w:rFonts w:ascii="Arial" w:eastAsia="Times New Roman" w:hAnsi="Arial" w:cs="Arial" w:hint="cs"/>
          <w:color w:val="0070C0"/>
          <w:szCs w:val="22"/>
          <w:rtl/>
          <w:lang w:eastAsia="he-IL" w:bidi="he-IL"/>
        </w:rPr>
      </w:pPr>
      <w:r w:rsidRPr="00DB6768">
        <w:rPr>
          <w:rFonts w:ascii="Arial" w:eastAsia="Times New Roman" w:hAnsi="Arial" w:cs="Arial" w:hint="cs"/>
          <w:color w:val="0070C0"/>
          <w:sz w:val="48"/>
          <w:szCs w:val="48"/>
          <w:rtl/>
          <w:lang w:eastAsia="he-IL" w:bidi="he-IL"/>
        </w:rPr>
        <w:t>אבי אדר</w:t>
      </w:r>
    </w:p>
    <w:p w:rsidR="00122ACF" w:rsidRPr="00873400" w:rsidRDefault="00C23EF6" w:rsidP="00122ACF">
      <w:pPr>
        <w:spacing w:after="0" w:line="240" w:lineRule="auto"/>
        <w:ind w:left="-1" w:right="-284"/>
        <w:jc w:val="center"/>
        <w:rPr>
          <w:rFonts w:ascii="Arial" w:eastAsia="Times New Roman" w:hAnsi="Arial" w:cs="Arial" w:hint="cs"/>
          <w:color w:val="auto"/>
          <w:szCs w:val="22"/>
          <w:rtl/>
          <w:lang w:eastAsia="he-IL" w:bidi="he-IL"/>
        </w:rPr>
      </w:pPr>
      <w:r>
        <w:rPr>
          <w:rFonts w:ascii="Arial" w:eastAsia="Times New Roman" w:hAnsi="Arial" w:cs="Arial" w:hint="cs"/>
          <w:color w:val="auto"/>
          <w:szCs w:val="22"/>
          <w:rtl/>
          <w:lang w:eastAsia="he-IL" w:bidi="he-IL"/>
        </w:rPr>
        <w:t>צמיר אלימלך 21 ראשון לציון</w:t>
      </w:r>
    </w:p>
    <w:p w:rsidR="00122ACF" w:rsidRPr="00841BBF" w:rsidRDefault="00122ACF" w:rsidP="00122ACF">
      <w:pPr>
        <w:spacing w:after="0" w:line="240" w:lineRule="auto"/>
        <w:ind w:left="-1" w:right="-284"/>
        <w:jc w:val="center"/>
        <w:rPr>
          <w:rFonts w:ascii="Arial" w:eastAsia="Times New Roman" w:hAnsi="Arial" w:cs="Arial" w:hint="cs"/>
          <w:color w:val="auto"/>
          <w:szCs w:val="22"/>
          <w:rtl/>
          <w:lang w:eastAsia="he-IL" w:bidi="he-IL"/>
        </w:rPr>
      </w:pPr>
      <w:r w:rsidRPr="00841BBF">
        <w:rPr>
          <w:rFonts w:ascii="Arial" w:eastAsia="Times New Roman" w:hAnsi="Arial" w:cs="Arial" w:hint="cs"/>
          <w:color w:val="auto"/>
          <w:szCs w:val="22"/>
          <w:rtl/>
          <w:lang w:eastAsia="he-IL" w:bidi="he-IL"/>
        </w:rPr>
        <w:t>052-5255609</w:t>
      </w:r>
    </w:p>
    <w:p w:rsidR="004C1852" w:rsidRPr="00D14EC6" w:rsidRDefault="00122ACF" w:rsidP="00F4204A">
      <w:pPr>
        <w:jc w:val="center"/>
        <w:rPr>
          <w:rFonts w:ascii="Tahoma" w:hAnsi="Tahoma" w:cs="Tahoma"/>
          <w:sz w:val="21"/>
          <w:szCs w:val="18"/>
        </w:rPr>
      </w:pPr>
      <w:hyperlink r:id="rId7" w:history="1">
        <w:r w:rsidRPr="00841BBF">
          <w:rPr>
            <w:rStyle w:val="Hyperlink"/>
            <w:rFonts w:ascii="Arial" w:eastAsia="Times New Roman" w:hAnsi="Arial" w:cs="Arial"/>
            <w:color w:val="0070C0"/>
            <w:szCs w:val="22"/>
            <w:lang w:eastAsia="he-IL" w:bidi="he-IL"/>
          </w:rPr>
          <w:t>a-adar@smile.net.il</w:t>
        </w:r>
      </w:hyperlink>
      <w:r w:rsidR="00DF452B">
        <w:rPr>
          <w:noProof/>
        </w:rPr>
        <w:pict>
          <v:rect id="Rectangle 3" o:spid="_x0000_s1025" style="position:absolute;left:0;text-align:left;margin-left:-13.95pt;margin-top:-51.4pt;width:510.5pt;height:35.85pt;flip:x;z-index:1;visibility:visible;mso-position-horizontal-relative:margin;mso-position-vertical-relative:margin" o:allowincell="f" filled="f" stroked="f">
            <v:textbox inset="0,0,0,0">
              <w:txbxContent>
                <w:tbl>
                  <w:tblPr>
                    <w:bidiVisual/>
                    <w:tblW w:w="28800" w:type="dxa"/>
                    <w:jc w:val="center"/>
                    <w:tblCellMar>
                      <w:left w:w="0" w:type="dxa"/>
                      <w:right w:w="0" w:type="dxa"/>
                    </w:tblCellMar>
                    <w:tblLook w:val="04A0" w:firstRow="1" w:lastRow="0" w:firstColumn="1" w:lastColumn="0" w:noHBand="0" w:noVBand="1"/>
                  </w:tblPr>
                  <w:tblGrid>
                    <w:gridCol w:w="28800"/>
                  </w:tblGrid>
                  <w:tr w:rsidR="00000000" w:rsidTr="005E3BD5">
                    <w:trPr>
                      <w:jc w:val="center"/>
                    </w:trPr>
                    <w:tc>
                      <w:tcPr>
                        <w:tcW w:w="0" w:type="auto"/>
                        <w:shd w:val="clear" w:color="auto" w:fill="F4B29B"/>
                        <w:vAlign w:val="center"/>
                      </w:tcPr>
                      <w:p w:rsidR="00E1210A" w:rsidRPr="005E3BD5" w:rsidRDefault="00E1210A">
                        <w:pPr>
                          <w:pStyle w:val="afa"/>
                          <w:rPr>
                            <w:sz w:val="8"/>
                            <w:szCs w:val="8"/>
                            <w:rtl/>
                            <w:cs/>
                          </w:rPr>
                        </w:pPr>
                      </w:p>
                    </w:tc>
                  </w:tr>
                  <w:tr w:rsidR="00000000" w:rsidTr="005E3BD5">
                    <w:trPr>
                      <w:jc w:val="center"/>
                    </w:trPr>
                    <w:tc>
                      <w:tcPr>
                        <w:tcW w:w="0" w:type="auto"/>
                        <w:shd w:val="clear" w:color="auto" w:fill="D34817"/>
                        <w:vAlign w:val="center"/>
                      </w:tcPr>
                      <w:p w:rsidR="00E1210A" w:rsidRPr="005E3BD5" w:rsidRDefault="00E1210A">
                        <w:pPr>
                          <w:pStyle w:val="afa"/>
                          <w:rPr>
                            <w:sz w:val="16"/>
                            <w:szCs w:val="16"/>
                            <w:rtl/>
                            <w:cs/>
                          </w:rPr>
                        </w:pPr>
                      </w:p>
                    </w:tc>
                  </w:tr>
                  <w:tr w:rsidR="00000000" w:rsidTr="005E3BD5">
                    <w:trPr>
                      <w:jc w:val="center"/>
                    </w:trPr>
                    <w:tc>
                      <w:tcPr>
                        <w:tcW w:w="0" w:type="auto"/>
                        <w:shd w:val="clear" w:color="auto" w:fill="918485"/>
                        <w:vAlign w:val="center"/>
                      </w:tcPr>
                      <w:p w:rsidR="00E1210A" w:rsidRPr="005E3BD5" w:rsidRDefault="00E1210A">
                        <w:pPr>
                          <w:pStyle w:val="afa"/>
                          <w:rPr>
                            <w:sz w:val="8"/>
                            <w:szCs w:val="8"/>
                            <w:rtl/>
                            <w:cs/>
                          </w:rPr>
                        </w:pPr>
                      </w:p>
                    </w:tc>
                  </w:tr>
                </w:tbl>
                <w:p w:rsidR="00E1210A" w:rsidRDefault="00E1210A">
                  <w:pPr>
                    <w:spacing w:after="0" w:line="14" w:lineRule="exact"/>
                    <w:rPr>
                      <w:sz w:val="8"/>
                      <w:szCs w:val="8"/>
                      <w:rtl/>
                      <w:cs/>
                    </w:rPr>
                  </w:pPr>
                </w:p>
              </w:txbxContent>
            </v:textbox>
            <w10:wrap anchorx="margin" anchory="margin"/>
          </v:rect>
        </w:pict>
      </w:r>
    </w:p>
    <w:p w:rsidR="00CB41E5" w:rsidRDefault="00CB41E5" w:rsidP="0010723B">
      <w:pPr>
        <w:spacing w:after="0" w:line="240" w:lineRule="auto"/>
        <w:ind w:right="142"/>
        <w:jc w:val="both"/>
        <w:rPr>
          <w:rFonts w:ascii="Arial" w:eastAsia="Times New Roman" w:hAnsi="Arial" w:cs="Arial" w:hint="cs"/>
          <w:color w:val="auto"/>
          <w:sz w:val="24"/>
          <w:szCs w:val="24"/>
          <w:rtl/>
          <w:lang w:eastAsia="he-IL" w:bidi="he-IL"/>
        </w:rPr>
      </w:pPr>
    </w:p>
    <w:p w:rsidR="00CB41E5" w:rsidRDefault="00CB41E5" w:rsidP="0010723B">
      <w:pPr>
        <w:spacing w:after="0" w:line="240" w:lineRule="auto"/>
        <w:ind w:right="142"/>
        <w:jc w:val="both"/>
        <w:rPr>
          <w:rFonts w:ascii="Arial" w:eastAsia="Times New Roman" w:hAnsi="Arial" w:cs="Arial" w:hint="cs"/>
          <w:color w:val="auto"/>
          <w:sz w:val="24"/>
          <w:szCs w:val="24"/>
          <w:rtl/>
          <w:lang w:eastAsia="he-IL" w:bidi="he-IL"/>
        </w:rPr>
      </w:pPr>
    </w:p>
    <w:p w:rsidR="00DA307A" w:rsidRPr="00DA307A" w:rsidRDefault="00DA307A" w:rsidP="0010723B">
      <w:pPr>
        <w:spacing w:after="0" w:line="240" w:lineRule="auto"/>
        <w:ind w:right="142"/>
        <w:jc w:val="both"/>
        <w:rPr>
          <w:rFonts w:ascii="Arial" w:eastAsia="Times New Roman" w:hAnsi="Arial" w:cs="Arial"/>
          <w:color w:val="auto"/>
          <w:sz w:val="24"/>
          <w:szCs w:val="24"/>
          <w:rtl/>
          <w:lang w:eastAsia="he-IL" w:bidi="he-IL"/>
        </w:rPr>
      </w:pPr>
      <w:r w:rsidRPr="00DA307A">
        <w:rPr>
          <w:rFonts w:ascii="Arial" w:eastAsia="Times New Roman" w:hAnsi="Arial" w:cs="Arial"/>
          <w:color w:val="auto"/>
          <w:sz w:val="24"/>
          <w:szCs w:val="24"/>
          <w:rtl/>
          <w:lang w:eastAsia="he-IL" w:bidi="he-IL"/>
        </w:rPr>
        <w:t xml:space="preserve">לכבוד </w:t>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r w:rsidRPr="00DA307A">
        <w:rPr>
          <w:rFonts w:ascii="Arial" w:eastAsia="Times New Roman" w:hAnsi="Arial" w:cs="Arial"/>
          <w:color w:val="auto"/>
          <w:sz w:val="24"/>
          <w:szCs w:val="24"/>
          <w:lang w:eastAsia="he-IL" w:bidi="he-IL"/>
        </w:rPr>
        <w:tab/>
      </w:r>
    </w:p>
    <w:p w:rsidR="00DA307A" w:rsidRPr="00DA307A" w:rsidRDefault="00DA307A" w:rsidP="0010723B">
      <w:pPr>
        <w:spacing w:after="0" w:line="120" w:lineRule="auto"/>
        <w:ind w:right="142"/>
        <w:jc w:val="both"/>
        <w:rPr>
          <w:rFonts w:ascii="Arial" w:eastAsia="Times New Roman" w:hAnsi="Arial" w:cs="Arial"/>
          <w:color w:val="auto"/>
          <w:sz w:val="24"/>
          <w:szCs w:val="24"/>
          <w:rtl/>
          <w:lang w:eastAsia="he-IL" w:bidi="he-IL"/>
        </w:rPr>
      </w:pP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t xml:space="preserve">                    </w:t>
      </w:r>
    </w:p>
    <w:p w:rsidR="00DA307A" w:rsidRPr="00DA307A" w:rsidRDefault="00DA307A" w:rsidP="0010723B">
      <w:pPr>
        <w:spacing w:after="0" w:line="240" w:lineRule="auto"/>
        <w:ind w:right="142"/>
        <w:jc w:val="both"/>
        <w:rPr>
          <w:rFonts w:ascii="Arial" w:eastAsia="Times New Roman" w:hAnsi="Arial" w:cs="Arial"/>
          <w:color w:val="auto"/>
          <w:sz w:val="24"/>
          <w:szCs w:val="24"/>
          <w:rtl/>
          <w:lang w:eastAsia="he-IL" w:bidi="he-IL"/>
        </w:rPr>
      </w:pP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r>
      <w:r w:rsidRPr="00DA307A">
        <w:rPr>
          <w:rFonts w:ascii="Arial" w:eastAsia="Times New Roman" w:hAnsi="Arial" w:cs="Arial"/>
          <w:color w:val="auto"/>
          <w:sz w:val="24"/>
          <w:szCs w:val="24"/>
          <w:rtl/>
          <w:lang w:eastAsia="he-IL" w:bidi="he-IL"/>
        </w:rPr>
        <w:tab/>
        <w:t xml:space="preserve">         </w:t>
      </w:r>
    </w:p>
    <w:p w:rsidR="00DA307A" w:rsidRPr="00DA307A" w:rsidRDefault="00DA307A" w:rsidP="0010723B">
      <w:pPr>
        <w:spacing w:after="0" w:line="120" w:lineRule="auto"/>
        <w:ind w:right="142"/>
        <w:jc w:val="both"/>
        <w:rPr>
          <w:rFonts w:ascii="Arial" w:eastAsia="Times New Roman" w:hAnsi="Arial" w:cs="Arial"/>
          <w:color w:val="auto"/>
          <w:sz w:val="24"/>
          <w:szCs w:val="24"/>
          <w:rtl/>
          <w:lang w:eastAsia="he-IL" w:bidi="he-IL"/>
        </w:rPr>
      </w:pPr>
    </w:p>
    <w:p w:rsidR="00DA307A" w:rsidRPr="00DA307A" w:rsidRDefault="00DA307A" w:rsidP="0010723B">
      <w:pPr>
        <w:spacing w:after="0" w:line="240" w:lineRule="auto"/>
        <w:ind w:right="142"/>
        <w:jc w:val="both"/>
        <w:rPr>
          <w:rFonts w:ascii="Times New Roman" w:eastAsia="Times New Roman" w:hAnsi="Times New Roman" w:cs="David"/>
          <w:color w:val="auto"/>
          <w:sz w:val="28"/>
          <w:szCs w:val="28"/>
          <w:rtl/>
          <w:lang w:eastAsia="he-IL" w:bidi="he-IL"/>
        </w:rPr>
      </w:pPr>
    </w:p>
    <w:p w:rsidR="00CB41E5" w:rsidRDefault="00DA307A" w:rsidP="00CB41E5">
      <w:pPr>
        <w:tabs>
          <w:tab w:val="left" w:pos="970"/>
        </w:tabs>
        <w:ind w:right="284"/>
        <w:jc w:val="both"/>
        <w:rPr>
          <w:rFonts w:ascii="Arial" w:eastAsia="Times New Roman" w:hAnsi="Arial" w:cs="Arial"/>
          <w:color w:val="auto"/>
          <w:sz w:val="26"/>
          <w:szCs w:val="26"/>
          <w:u w:val="single"/>
          <w:lang w:eastAsia="he-IL" w:bidi="he-IL"/>
        </w:rPr>
      </w:pPr>
      <w:r w:rsidRPr="00DA307A">
        <w:rPr>
          <w:rFonts w:ascii="Times New Roman" w:eastAsia="Times New Roman" w:hAnsi="Times New Roman" w:cs="David" w:hint="cs"/>
          <w:b/>
          <w:bCs/>
          <w:color w:val="auto"/>
          <w:sz w:val="34"/>
          <w:szCs w:val="34"/>
          <w:rtl/>
          <w:lang w:eastAsia="he-IL" w:bidi="he-IL"/>
        </w:rPr>
        <w:t xml:space="preserve">       </w:t>
      </w:r>
      <w:r w:rsidRPr="00DA307A">
        <w:rPr>
          <w:rFonts w:ascii="Times New Roman" w:eastAsia="Times New Roman" w:hAnsi="Times New Roman" w:cs="David" w:hint="cs"/>
          <w:b/>
          <w:bCs/>
          <w:color w:val="auto"/>
          <w:sz w:val="34"/>
          <w:szCs w:val="34"/>
          <w:rtl/>
          <w:lang w:eastAsia="he-IL" w:bidi="he-IL"/>
        </w:rPr>
        <w:tab/>
      </w:r>
      <w:r w:rsidR="00CB41E5">
        <w:rPr>
          <w:rFonts w:ascii="Arial" w:eastAsia="Times New Roman" w:hAnsi="Arial" w:cs="Arial"/>
          <w:b/>
          <w:bCs/>
          <w:color w:val="auto"/>
          <w:sz w:val="26"/>
          <w:szCs w:val="26"/>
          <w:rtl/>
          <w:lang w:eastAsia="he-IL" w:bidi="he-IL"/>
        </w:rPr>
        <w:t>הנדון:</w:t>
      </w:r>
      <w:r w:rsidR="00CB41E5">
        <w:rPr>
          <w:rFonts w:ascii="Arial" w:eastAsia="Times New Roman" w:hAnsi="Arial" w:cs="Arial"/>
          <w:color w:val="auto"/>
          <w:sz w:val="26"/>
          <w:szCs w:val="26"/>
          <w:rtl/>
          <w:lang w:eastAsia="he-IL" w:bidi="he-IL"/>
        </w:rPr>
        <w:t xml:space="preserve"> </w:t>
      </w:r>
      <w:r w:rsidR="00CB41E5">
        <w:rPr>
          <w:rFonts w:ascii="Arial" w:eastAsia="Times New Roman" w:hAnsi="Arial" w:cs="Arial"/>
          <w:b/>
          <w:bCs/>
          <w:color w:val="auto"/>
          <w:sz w:val="26"/>
          <w:szCs w:val="26"/>
          <w:u w:val="single"/>
          <w:rtl/>
          <w:lang w:eastAsia="he-IL" w:bidi="he-IL"/>
        </w:rPr>
        <w:t>הצגת מועמדות למשרה בחברה.</w:t>
      </w:r>
    </w:p>
    <w:p w:rsidR="00CB41E5" w:rsidRDefault="00CB41E5" w:rsidP="00CB41E5">
      <w:pPr>
        <w:tabs>
          <w:tab w:val="left" w:pos="970"/>
        </w:tabs>
        <w:spacing w:after="0" w:line="240" w:lineRule="auto"/>
        <w:ind w:right="284"/>
        <w:jc w:val="both"/>
        <w:rPr>
          <w:rFonts w:ascii="Times New Roman" w:eastAsia="Times New Roman" w:hAnsi="Times New Roman" w:cs="David"/>
          <w:color w:val="auto"/>
          <w:sz w:val="28"/>
          <w:szCs w:val="28"/>
          <w:rtl/>
          <w:lang w:eastAsia="he-IL" w:bidi="he-IL"/>
        </w:rPr>
      </w:pPr>
    </w:p>
    <w:p w:rsidR="0027465E" w:rsidRDefault="0027465E" w:rsidP="0027465E">
      <w:pPr>
        <w:spacing w:after="0" w:line="240" w:lineRule="auto"/>
        <w:ind w:right="284"/>
        <w:jc w:val="both"/>
        <w:rPr>
          <w:rFonts w:ascii="Arial" w:eastAsia="Times New Roman" w:hAnsi="Arial" w:cs="Arial"/>
          <w:color w:val="auto"/>
          <w:szCs w:val="22"/>
          <w:lang w:eastAsia="he-IL" w:bidi="he-IL"/>
        </w:rPr>
      </w:pPr>
      <w:r>
        <w:rPr>
          <w:rFonts w:ascii="Arial" w:eastAsia="Times New Roman" w:hAnsi="Arial" w:cs="Arial"/>
          <w:color w:val="auto"/>
          <w:szCs w:val="22"/>
          <w:rtl/>
          <w:lang w:eastAsia="he-IL" w:bidi="he-IL"/>
        </w:rPr>
        <w:t>במענה למודעה שפורסמה אשמח להגיש את מועמדותי לתפקיד.</w:t>
      </w:r>
    </w:p>
    <w:p w:rsidR="00A642EF" w:rsidRPr="0027465E" w:rsidRDefault="00A642EF" w:rsidP="00A642EF">
      <w:pPr>
        <w:spacing w:after="0" w:line="240" w:lineRule="auto"/>
        <w:ind w:right="284"/>
        <w:jc w:val="both"/>
        <w:rPr>
          <w:rFonts w:ascii="Arial" w:eastAsia="Times New Roman" w:hAnsi="Arial" w:cs="Arial"/>
          <w:color w:val="auto"/>
          <w:sz w:val="24"/>
          <w:szCs w:val="24"/>
          <w:rtl/>
          <w:lang w:eastAsia="he-IL" w:bidi="he-IL"/>
        </w:rPr>
      </w:pPr>
    </w:p>
    <w:p w:rsidR="00CB41E5" w:rsidRDefault="00CB41E5" w:rsidP="00CB41E5">
      <w:pPr>
        <w:tabs>
          <w:tab w:val="left" w:pos="32"/>
        </w:tabs>
        <w:spacing w:after="0"/>
        <w:ind w:left="32" w:right="284" w:hanging="386"/>
        <w:jc w:val="both"/>
        <w:rPr>
          <w:rFonts w:ascii="Arial" w:eastAsia="Times New Roman" w:hAnsi="Arial" w:cs="Arial"/>
          <w:color w:val="auto"/>
          <w:szCs w:val="22"/>
          <w:lang w:eastAsia="he-IL" w:bidi="he-IL"/>
        </w:rPr>
      </w:pPr>
      <w:r>
        <w:rPr>
          <w:rFonts w:ascii="Arial" w:eastAsia="Times New Roman" w:hAnsi="Arial" w:cs="Arial"/>
          <w:color w:val="auto"/>
          <w:sz w:val="24"/>
          <w:szCs w:val="24"/>
          <w:rtl/>
          <w:lang w:eastAsia="he-IL" w:bidi="he-IL"/>
        </w:rPr>
        <w:t xml:space="preserve"> </w:t>
      </w:r>
      <w:r>
        <w:rPr>
          <w:rFonts w:ascii="Arial" w:eastAsia="Times New Roman" w:hAnsi="Arial" w:cs="Arial"/>
          <w:color w:val="auto"/>
          <w:sz w:val="24"/>
          <w:szCs w:val="24"/>
          <w:rtl/>
          <w:lang w:eastAsia="he-IL" w:bidi="he-IL"/>
        </w:rPr>
        <w:tab/>
      </w:r>
      <w:r>
        <w:rPr>
          <w:rFonts w:ascii="Arial" w:eastAsia="Times New Roman" w:hAnsi="Arial" w:cs="Arial"/>
          <w:color w:val="auto"/>
          <w:szCs w:val="22"/>
          <w:rtl/>
          <w:lang w:eastAsia="he-IL" w:bidi="he-IL"/>
        </w:rPr>
        <w:t>הניסיון התעסוקתי שלי כולל תפקידים מגוונים ויכולות כמו:</w:t>
      </w:r>
    </w:p>
    <w:p w:rsidR="0097765A" w:rsidRPr="00CB41E5" w:rsidRDefault="0097765A" w:rsidP="00CB41E5">
      <w:pPr>
        <w:tabs>
          <w:tab w:val="left" w:pos="970"/>
        </w:tabs>
        <w:ind w:right="142"/>
        <w:jc w:val="both"/>
        <w:rPr>
          <w:rFonts w:ascii="Arial" w:eastAsia="Times New Roman" w:hAnsi="Arial" w:cs="Arial"/>
          <w:color w:val="auto"/>
          <w:sz w:val="23"/>
          <w:szCs w:val="23"/>
          <w:lang w:eastAsia="he-IL" w:bidi="he-IL"/>
        </w:rPr>
      </w:pPr>
    </w:p>
    <w:p w:rsidR="0097765A" w:rsidRPr="0097765A" w:rsidRDefault="0097765A" w:rsidP="0010723B">
      <w:pPr>
        <w:numPr>
          <w:ilvl w:val="1"/>
          <w:numId w:val="26"/>
        </w:numPr>
        <w:tabs>
          <w:tab w:val="num" w:pos="572"/>
          <w:tab w:val="num" w:pos="927"/>
          <w:tab w:val="left" w:pos="9637"/>
        </w:tabs>
        <w:spacing w:after="0" w:line="240" w:lineRule="auto"/>
        <w:ind w:left="572" w:right="142"/>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 xml:space="preserve">שיווק וניהול המכירות בהיקף רחב, בפריסה ארצית ובשוק תחרותי, טיוב תהליכי מכר, ליווי וחניכת </w:t>
      </w:r>
      <w:r w:rsidR="00A642EF">
        <w:rPr>
          <w:rFonts w:ascii="Arial" w:eastAsia="Times New Roman" w:hAnsi="Arial" w:cs="Arial" w:hint="cs"/>
          <w:color w:val="auto"/>
          <w:sz w:val="23"/>
          <w:szCs w:val="23"/>
          <w:rtl/>
          <w:lang w:eastAsia="he-IL" w:bidi="he-IL"/>
        </w:rPr>
        <w:t>אנשי מכירות</w:t>
      </w:r>
      <w:r w:rsidRPr="0097765A">
        <w:rPr>
          <w:rFonts w:ascii="Arial" w:eastAsia="Times New Roman" w:hAnsi="Arial" w:cs="Arial"/>
          <w:color w:val="auto"/>
          <w:sz w:val="23"/>
          <w:szCs w:val="23"/>
          <w:rtl/>
          <w:lang w:eastAsia="he-IL" w:bidi="he-IL"/>
        </w:rPr>
        <w:t xml:space="preserve"> והובלת תהליכי מכירה.</w:t>
      </w:r>
    </w:p>
    <w:p w:rsidR="0097765A" w:rsidRPr="0097765A" w:rsidRDefault="0097765A" w:rsidP="0010723B">
      <w:pPr>
        <w:numPr>
          <w:ilvl w:val="1"/>
          <w:numId w:val="26"/>
        </w:numPr>
        <w:tabs>
          <w:tab w:val="num" w:pos="572"/>
          <w:tab w:val="num" w:pos="927"/>
          <w:tab w:val="left" w:pos="9637"/>
        </w:tabs>
        <w:spacing w:after="0" w:line="240" w:lineRule="auto"/>
        <w:ind w:left="572" w:right="142"/>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ייזום וניהול תהליכי מו"מ ברמה גבוהה מול לקוחות עסקיים</w:t>
      </w:r>
      <w:bookmarkStart w:id="0" w:name="_Hlk138603173"/>
      <w:r w:rsidRPr="0097765A">
        <w:rPr>
          <w:rFonts w:ascii="Arial" w:eastAsia="Times New Roman" w:hAnsi="Arial" w:cs="Arial"/>
          <w:color w:val="auto"/>
          <w:sz w:val="23"/>
          <w:szCs w:val="23"/>
          <w:rtl/>
          <w:lang w:eastAsia="he-IL" w:bidi="he-IL"/>
        </w:rPr>
        <w:t xml:space="preserve"> </w:t>
      </w:r>
      <w:r w:rsidR="00081BF7">
        <w:rPr>
          <w:rFonts w:ascii="Arial" w:eastAsia="Times New Roman" w:hAnsi="Arial" w:cs="Arial" w:hint="cs"/>
          <w:color w:val="auto"/>
          <w:sz w:val="23"/>
          <w:szCs w:val="23"/>
          <w:lang w:eastAsia="he-IL" w:bidi="he-IL"/>
        </w:rPr>
        <w:t>B</w:t>
      </w:r>
      <w:r w:rsidR="00081BF7">
        <w:rPr>
          <w:rFonts w:ascii="Arial" w:eastAsia="Times New Roman" w:hAnsi="Arial" w:cs="Arial" w:hint="cs"/>
          <w:color w:val="auto"/>
          <w:sz w:val="23"/>
          <w:szCs w:val="23"/>
          <w:rtl/>
          <w:lang w:eastAsia="he-IL" w:bidi="he-IL"/>
        </w:rPr>
        <w:t>2</w:t>
      </w:r>
      <w:r w:rsidR="00081BF7">
        <w:rPr>
          <w:rFonts w:ascii="Arial" w:eastAsia="Times New Roman" w:hAnsi="Arial" w:cs="Arial" w:hint="cs"/>
          <w:color w:val="auto"/>
          <w:sz w:val="23"/>
          <w:szCs w:val="23"/>
          <w:lang w:eastAsia="he-IL" w:bidi="he-IL"/>
        </w:rPr>
        <w:t>B</w:t>
      </w:r>
      <w:r w:rsidR="00081BF7">
        <w:rPr>
          <w:rFonts w:ascii="Arial" w:eastAsia="Times New Roman" w:hAnsi="Arial" w:cs="Arial" w:hint="cs"/>
          <w:color w:val="auto"/>
          <w:sz w:val="23"/>
          <w:szCs w:val="23"/>
          <w:rtl/>
          <w:lang w:eastAsia="he-IL" w:bidi="he-IL"/>
        </w:rPr>
        <w:t xml:space="preserve"> </w:t>
      </w:r>
      <w:bookmarkEnd w:id="0"/>
      <w:r w:rsidRPr="0097765A">
        <w:rPr>
          <w:rFonts w:ascii="Arial" w:eastAsia="Times New Roman" w:hAnsi="Arial" w:cs="Arial"/>
          <w:color w:val="auto"/>
          <w:sz w:val="23"/>
          <w:szCs w:val="23"/>
          <w:rtl/>
          <w:lang w:eastAsia="he-IL" w:bidi="he-IL"/>
        </w:rPr>
        <w:t>ופרטיים ובחינת מיזמים פוטנציאליים</w:t>
      </w:r>
      <w:r w:rsidR="00A642EF">
        <w:rPr>
          <w:rFonts w:ascii="Arial" w:eastAsia="Times New Roman" w:hAnsi="Arial" w:cs="Arial" w:hint="cs"/>
          <w:color w:val="auto"/>
          <w:sz w:val="23"/>
          <w:szCs w:val="23"/>
          <w:rtl/>
          <w:lang w:eastAsia="he-IL" w:bidi="he-IL"/>
        </w:rPr>
        <w:t>.</w:t>
      </w:r>
    </w:p>
    <w:p w:rsidR="0097765A" w:rsidRPr="0097765A" w:rsidRDefault="0097765A" w:rsidP="0010723B">
      <w:pPr>
        <w:numPr>
          <w:ilvl w:val="1"/>
          <w:numId w:val="26"/>
        </w:numPr>
        <w:tabs>
          <w:tab w:val="num" w:pos="572"/>
          <w:tab w:val="num" w:pos="927"/>
          <w:tab w:val="left" w:pos="9637"/>
        </w:tabs>
        <w:spacing w:after="0" w:line="240" w:lineRule="auto"/>
        <w:ind w:left="572" w:right="142"/>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מערכת קשרים ענפה עם חברות, מוסדות וארגונים.</w:t>
      </w:r>
    </w:p>
    <w:p w:rsidR="0097765A" w:rsidRPr="0097765A" w:rsidRDefault="0097765A" w:rsidP="0010723B">
      <w:pPr>
        <w:numPr>
          <w:ilvl w:val="1"/>
          <w:numId w:val="27"/>
        </w:numPr>
        <w:tabs>
          <w:tab w:val="left" w:pos="572"/>
          <w:tab w:val="left" w:pos="9637"/>
        </w:tabs>
        <w:spacing w:after="0" w:line="240" w:lineRule="auto"/>
        <w:ind w:right="142" w:hanging="508"/>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הובלת תהליכי תכנון, ניתוח מגמות ועיצוב אסטרטגיה שיווקית/פרסומית</w:t>
      </w:r>
      <w:r w:rsidR="00A642EF">
        <w:rPr>
          <w:rFonts w:ascii="Arial" w:eastAsia="Times New Roman" w:hAnsi="Arial" w:cs="Arial" w:hint="cs"/>
          <w:color w:val="auto"/>
          <w:sz w:val="23"/>
          <w:szCs w:val="23"/>
          <w:rtl/>
          <w:lang w:eastAsia="he-IL" w:bidi="he-IL"/>
        </w:rPr>
        <w:t>.</w:t>
      </w:r>
    </w:p>
    <w:p w:rsidR="00081BF7" w:rsidRPr="0097765A" w:rsidRDefault="00081BF7" w:rsidP="00081BF7">
      <w:pPr>
        <w:numPr>
          <w:ilvl w:val="1"/>
          <w:numId w:val="26"/>
        </w:numPr>
        <w:tabs>
          <w:tab w:val="num" w:pos="572"/>
          <w:tab w:val="num" w:pos="927"/>
          <w:tab w:val="left" w:pos="9637"/>
        </w:tabs>
        <w:spacing w:after="0" w:line="240" w:lineRule="auto"/>
        <w:ind w:left="572" w:right="142"/>
        <w:jc w:val="both"/>
        <w:rPr>
          <w:rFonts w:ascii="Arial" w:eastAsia="Times New Roman" w:hAnsi="Arial" w:cs="Arial"/>
          <w:color w:val="auto"/>
          <w:sz w:val="23"/>
          <w:szCs w:val="23"/>
          <w:lang w:eastAsia="he-IL" w:bidi="he-IL"/>
        </w:rPr>
      </w:pPr>
      <w:r w:rsidRPr="00DC32A3">
        <w:rPr>
          <w:rFonts w:ascii="Arial" w:eastAsia="Times New Roman" w:hAnsi="Arial" w:cs="Arial" w:hint="cs"/>
          <w:color w:val="auto"/>
          <w:sz w:val="23"/>
          <w:szCs w:val="23"/>
          <w:rtl/>
          <w:lang w:eastAsia="he-IL" w:bidi="he-IL"/>
        </w:rPr>
        <w:t>ניסיון</w:t>
      </w:r>
      <w:r w:rsidRPr="00DC32A3">
        <w:rPr>
          <w:rFonts w:ascii="Arial" w:eastAsia="Times New Roman" w:hAnsi="Arial" w:cs="Arial"/>
          <w:color w:val="auto"/>
          <w:sz w:val="23"/>
          <w:szCs w:val="23"/>
          <w:rtl/>
          <w:lang w:eastAsia="he-IL" w:bidi="he-IL"/>
        </w:rPr>
        <w:t xml:space="preserve"> </w:t>
      </w:r>
      <w:r>
        <w:rPr>
          <w:rFonts w:ascii="Arial" w:eastAsia="Times New Roman" w:hAnsi="Arial" w:cs="Arial" w:hint="cs"/>
          <w:color w:val="auto"/>
          <w:sz w:val="23"/>
          <w:szCs w:val="23"/>
          <w:rtl/>
          <w:lang w:eastAsia="he-IL" w:bidi="he-IL"/>
        </w:rPr>
        <w:t xml:space="preserve">רב </w:t>
      </w:r>
      <w:r w:rsidRPr="00DC32A3">
        <w:rPr>
          <w:rFonts w:ascii="Arial" w:eastAsia="Times New Roman" w:hAnsi="Arial" w:cs="Arial" w:hint="cs"/>
          <w:color w:val="auto"/>
          <w:sz w:val="23"/>
          <w:szCs w:val="23"/>
          <w:rtl/>
          <w:lang w:eastAsia="he-IL" w:bidi="he-IL"/>
        </w:rPr>
        <w:t>בניהול</w:t>
      </w:r>
      <w:r w:rsidRPr="00DC32A3">
        <w:rPr>
          <w:rFonts w:ascii="Arial" w:eastAsia="Times New Roman" w:hAnsi="Arial" w:cs="Arial"/>
          <w:color w:val="auto"/>
          <w:sz w:val="23"/>
          <w:szCs w:val="23"/>
          <w:rtl/>
          <w:lang w:eastAsia="he-IL" w:bidi="he-IL"/>
        </w:rPr>
        <w:t xml:space="preserve"> </w:t>
      </w:r>
      <w:r w:rsidRPr="00DC32A3">
        <w:rPr>
          <w:rFonts w:ascii="Arial" w:eastAsia="Times New Roman" w:hAnsi="Arial" w:cs="Arial" w:hint="cs"/>
          <w:color w:val="auto"/>
          <w:sz w:val="23"/>
          <w:szCs w:val="23"/>
          <w:rtl/>
          <w:lang w:eastAsia="he-IL" w:bidi="he-IL"/>
        </w:rPr>
        <w:t>תהליכי</w:t>
      </w:r>
      <w:r w:rsidRPr="00DC32A3">
        <w:rPr>
          <w:rFonts w:ascii="Arial" w:eastAsia="Times New Roman" w:hAnsi="Arial" w:cs="Arial"/>
          <w:color w:val="auto"/>
          <w:sz w:val="23"/>
          <w:szCs w:val="23"/>
          <w:rtl/>
          <w:lang w:eastAsia="he-IL" w:bidi="he-IL"/>
        </w:rPr>
        <w:t xml:space="preserve"> </w:t>
      </w:r>
      <w:r w:rsidRPr="00DC32A3">
        <w:rPr>
          <w:rFonts w:ascii="Arial" w:eastAsia="Times New Roman" w:hAnsi="Arial" w:cs="Arial" w:hint="cs"/>
          <w:color w:val="auto"/>
          <w:sz w:val="23"/>
          <w:szCs w:val="23"/>
          <w:rtl/>
          <w:lang w:eastAsia="he-IL" w:bidi="he-IL"/>
        </w:rPr>
        <w:t>מכירה</w:t>
      </w:r>
      <w:r w:rsidRPr="00DC32A3">
        <w:rPr>
          <w:rFonts w:ascii="Arial" w:eastAsia="Times New Roman" w:hAnsi="Arial" w:cs="Arial"/>
          <w:color w:val="auto"/>
          <w:sz w:val="23"/>
          <w:szCs w:val="23"/>
          <w:rtl/>
          <w:lang w:eastAsia="he-IL" w:bidi="he-IL"/>
        </w:rPr>
        <w:t xml:space="preserve"> </w:t>
      </w:r>
      <w:r w:rsidRPr="00DC32A3">
        <w:rPr>
          <w:rFonts w:ascii="Arial" w:eastAsia="Times New Roman" w:hAnsi="Arial" w:cs="Arial" w:hint="cs"/>
          <w:color w:val="auto"/>
          <w:sz w:val="23"/>
          <w:szCs w:val="23"/>
          <w:rtl/>
          <w:lang w:eastAsia="he-IL" w:bidi="he-IL"/>
        </w:rPr>
        <w:t>מורכבים</w:t>
      </w:r>
      <w:r w:rsidRPr="00DC32A3">
        <w:rPr>
          <w:rFonts w:ascii="Arial" w:eastAsia="Times New Roman" w:hAnsi="Arial" w:cs="Arial"/>
          <w:color w:val="auto"/>
          <w:sz w:val="23"/>
          <w:szCs w:val="23"/>
          <w:rtl/>
          <w:lang w:eastAsia="he-IL" w:bidi="he-IL"/>
        </w:rPr>
        <w:t xml:space="preserve"> </w:t>
      </w:r>
      <w:r w:rsidRPr="00DC32A3">
        <w:rPr>
          <w:rFonts w:ascii="Arial" w:eastAsia="Times New Roman" w:hAnsi="Arial" w:cs="Arial" w:hint="cs"/>
          <w:color w:val="auto"/>
          <w:sz w:val="23"/>
          <w:szCs w:val="23"/>
          <w:rtl/>
          <w:lang w:eastAsia="he-IL" w:bidi="he-IL"/>
        </w:rPr>
        <w:t>ומתמשכים</w:t>
      </w:r>
      <w:r>
        <w:rPr>
          <w:rFonts w:ascii="Arial" w:eastAsia="Times New Roman" w:hAnsi="Arial" w:cs="Arial" w:hint="cs"/>
          <w:color w:val="auto"/>
          <w:sz w:val="23"/>
          <w:szCs w:val="23"/>
          <w:lang w:eastAsia="he-IL" w:bidi="he-IL"/>
        </w:rPr>
        <w:t xml:space="preserve"> </w:t>
      </w:r>
      <w:r>
        <w:rPr>
          <w:rFonts w:ascii="Arial" w:eastAsia="Times New Roman" w:hAnsi="Arial" w:cs="Arial" w:hint="cs"/>
          <w:color w:val="auto"/>
          <w:sz w:val="23"/>
          <w:szCs w:val="23"/>
          <w:rtl/>
          <w:lang w:eastAsia="he-IL" w:bidi="he-IL"/>
        </w:rPr>
        <w:t>כולל ירידה לפרטים ודקויות.</w:t>
      </w:r>
    </w:p>
    <w:p w:rsidR="0097765A" w:rsidRPr="0097765A" w:rsidRDefault="0097765A" w:rsidP="0010723B">
      <w:pPr>
        <w:numPr>
          <w:ilvl w:val="1"/>
          <w:numId w:val="26"/>
        </w:numPr>
        <w:tabs>
          <w:tab w:val="num" w:pos="572"/>
          <w:tab w:val="num" w:pos="927"/>
          <w:tab w:val="left" w:pos="9637"/>
        </w:tabs>
        <w:spacing w:after="0" w:line="240" w:lineRule="auto"/>
        <w:ind w:left="572" w:right="142"/>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פיתוח עסקי וראיה מערכתית</w:t>
      </w:r>
      <w:r w:rsidR="00A642EF">
        <w:rPr>
          <w:rFonts w:ascii="Arial" w:eastAsia="Times New Roman" w:hAnsi="Arial" w:cs="Arial" w:hint="cs"/>
          <w:color w:val="auto"/>
          <w:sz w:val="23"/>
          <w:szCs w:val="23"/>
          <w:rtl/>
          <w:lang w:eastAsia="he-IL" w:bidi="he-IL"/>
        </w:rPr>
        <w:t xml:space="preserve">, </w:t>
      </w:r>
      <w:r w:rsidRPr="0097765A">
        <w:rPr>
          <w:rFonts w:ascii="Arial" w:eastAsia="Times New Roman" w:hAnsi="Arial" w:cs="Arial"/>
          <w:color w:val="auto"/>
          <w:sz w:val="23"/>
          <w:szCs w:val="23"/>
          <w:rtl/>
          <w:lang w:eastAsia="he-IL" w:bidi="he-IL"/>
        </w:rPr>
        <w:t>זיהוי הזדמנויות, יצירה וקידום של שיתופי פעולה עסקיים המשולבים בהבנה עסקית, גישה מסחרית ובניית מסגרות לשיתופי פעולה.</w:t>
      </w:r>
    </w:p>
    <w:p w:rsidR="0097765A" w:rsidRPr="0097765A" w:rsidRDefault="0097765A" w:rsidP="0010723B">
      <w:pPr>
        <w:numPr>
          <w:ilvl w:val="1"/>
          <w:numId w:val="27"/>
        </w:numPr>
        <w:tabs>
          <w:tab w:val="num" w:pos="537"/>
          <w:tab w:val="left" w:pos="572"/>
          <w:tab w:val="left" w:pos="9637"/>
        </w:tabs>
        <w:spacing w:after="0" w:line="240" w:lineRule="auto"/>
        <w:ind w:left="537" w:right="142" w:hanging="325"/>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יכולת ארגון וניהול זמן עבודה עצמאית, גמישות והסתגלות, יכולת למידה וביצוע ברמה גבוהה ועמידה ביעדים.</w:t>
      </w:r>
    </w:p>
    <w:p w:rsidR="0097765A" w:rsidRPr="0097765A" w:rsidRDefault="0097765A" w:rsidP="0010723B">
      <w:pPr>
        <w:numPr>
          <w:ilvl w:val="1"/>
          <w:numId w:val="27"/>
        </w:numPr>
        <w:tabs>
          <w:tab w:val="left" w:pos="572"/>
          <w:tab w:val="left" w:pos="9637"/>
        </w:tabs>
        <w:spacing w:after="0" w:line="240" w:lineRule="auto"/>
        <w:ind w:right="142" w:hanging="508"/>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יכולת שליטה ביישומי מחשב וביצוע מצגות.</w:t>
      </w:r>
    </w:p>
    <w:p w:rsidR="0097765A" w:rsidRPr="0097765A" w:rsidRDefault="0097765A" w:rsidP="0010723B">
      <w:pPr>
        <w:numPr>
          <w:ilvl w:val="1"/>
          <w:numId w:val="28"/>
        </w:numPr>
        <w:tabs>
          <w:tab w:val="left" w:pos="572"/>
          <w:tab w:val="left" w:pos="9637"/>
        </w:tabs>
        <w:spacing w:after="0" w:line="240" w:lineRule="auto"/>
        <w:ind w:right="142" w:hanging="508"/>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כושר ביטוי ושכנוע, יכולת ניתוח והערכה, יצירתיות, ה</w:t>
      </w:r>
      <w:r w:rsidR="00081BF7">
        <w:rPr>
          <w:rFonts w:ascii="Arial" w:eastAsia="Times New Roman" w:hAnsi="Arial" w:cs="Arial" w:hint="cs"/>
          <w:color w:val="auto"/>
          <w:sz w:val="23"/>
          <w:szCs w:val="23"/>
          <w:rtl/>
          <w:lang w:eastAsia="he-IL" w:bidi="he-IL"/>
        </w:rPr>
        <w:t>י</w:t>
      </w:r>
      <w:r w:rsidRPr="0097765A">
        <w:rPr>
          <w:rFonts w:ascii="Arial" w:eastAsia="Times New Roman" w:hAnsi="Arial" w:cs="Arial"/>
          <w:color w:val="auto"/>
          <w:sz w:val="23"/>
          <w:szCs w:val="23"/>
          <w:rtl/>
          <w:lang w:eastAsia="he-IL" w:bidi="he-IL"/>
        </w:rPr>
        <w:t>שגיות וחשיבה לא שגרתית.</w:t>
      </w:r>
    </w:p>
    <w:p w:rsidR="0097765A" w:rsidRPr="0097765A" w:rsidRDefault="0097765A" w:rsidP="0010723B">
      <w:pPr>
        <w:numPr>
          <w:ilvl w:val="1"/>
          <w:numId w:val="29"/>
        </w:numPr>
        <w:tabs>
          <w:tab w:val="num" w:pos="567"/>
          <w:tab w:val="left" w:pos="9637"/>
        </w:tabs>
        <w:spacing w:after="0" w:line="240" w:lineRule="auto"/>
        <w:ind w:left="567" w:right="142" w:hanging="355"/>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נכונות לעבודה מאומצת והתמודדות במצבי לחץ ושחיקה, גישה מסחרית ותודעת שרות גבוהה.</w:t>
      </w:r>
    </w:p>
    <w:p w:rsidR="0097765A" w:rsidRDefault="0097765A" w:rsidP="0010723B">
      <w:pPr>
        <w:numPr>
          <w:ilvl w:val="1"/>
          <w:numId w:val="30"/>
        </w:numPr>
        <w:tabs>
          <w:tab w:val="left" w:pos="572"/>
          <w:tab w:val="left" w:pos="746"/>
          <w:tab w:val="left" w:pos="9637"/>
        </w:tabs>
        <w:spacing w:after="0" w:line="240" w:lineRule="auto"/>
        <w:ind w:right="142" w:hanging="508"/>
        <w:jc w:val="both"/>
        <w:rPr>
          <w:rFonts w:ascii="Arial" w:eastAsia="Times New Roman" w:hAnsi="Arial" w:cs="Arial"/>
          <w:color w:val="auto"/>
          <w:sz w:val="23"/>
          <w:szCs w:val="23"/>
          <w:lang w:eastAsia="he-IL" w:bidi="he-IL"/>
        </w:rPr>
      </w:pPr>
      <w:r w:rsidRPr="0097765A">
        <w:rPr>
          <w:rFonts w:ascii="Arial" w:eastAsia="Times New Roman" w:hAnsi="Arial" w:cs="Arial"/>
          <w:color w:val="auto"/>
          <w:sz w:val="23"/>
          <w:szCs w:val="23"/>
          <w:rtl/>
          <w:lang w:eastAsia="he-IL" w:bidi="he-IL"/>
        </w:rPr>
        <w:t>עבודת צוות, תקשורת בינאישית ויחסי אנוש טובים.</w:t>
      </w:r>
    </w:p>
    <w:p w:rsidR="00A642EF" w:rsidRDefault="00A642EF" w:rsidP="0010723B">
      <w:pPr>
        <w:spacing w:after="0"/>
        <w:ind w:right="142"/>
        <w:jc w:val="both"/>
        <w:rPr>
          <w:rFonts w:ascii="Arial" w:eastAsia="Times New Roman" w:hAnsi="Arial" w:cs="Arial"/>
          <w:color w:val="auto"/>
          <w:szCs w:val="22"/>
          <w:rtl/>
          <w:lang w:eastAsia="he-IL" w:bidi="he-IL"/>
        </w:rPr>
      </w:pPr>
    </w:p>
    <w:p w:rsidR="00230603" w:rsidRPr="00230603" w:rsidRDefault="00230603" w:rsidP="0010723B">
      <w:pPr>
        <w:spacing w:after="0"/>
        <w:ind w:right="142"/>
        <w:jc w:val="both"/>
        <w:rPr>
          <w:rFonts w:ascii="Arial" w:eastAsia="Times New Roman" w:hAnsi="Arial" w:cs="Arial"/>
          <w:color w:val="auto"/>
          <w:szCs w:val="22"/>
          <w:rtl/>
          <w:lang w:eastAsia="he-IL" w:bidi="he-IL"/>
        </w:rPr>
      </w:pPr>
      <w:r w:rsidRPr="00230603">
        <w:rPr>
          <w:rFonts w:ascii="Arial" w:eastAsia="Times New Roman" w:hAnsi="Arial" w:cs="Arial"/>
          <w:color w:val="auto"/>
          <w:szCs w:val="22"/>
          <w:rtl/>
          <w:lang w:eastAsia="he-IL" w:bidi="he-IL"/>
        </w:rPr>
        <w:t>אשמח אם תאפשרו לי פגישת הכרות קצרה שבה אוכל לפרט את כישורי וניסיוני והתועלת</w:t>
      </w:r>
      <w:r w:rsidRPr="00230603">
        <w:rPr>
          <w:rFonts w:ascii="Arial" w:eastAsia="Times New Roman" w:hAnsi="Arial" w:cs="Arial" w:hint="cs"/>
          <w:color w:val="auto"/>
          <w:szCs w:val="22"/>
          <w:rtl/>
          <w:lang w:eastAsia="he-IL" w:bidi="he-IL"/>
        </w:rPr>
        <w:t xml:space="preserve"> </w:t>
      </w:r>
      <w:r w:rsidRPr="00230603">
        <w:rPr>
          <w:rFonts w:ascii="Arial" w:eastAsia="Times New Roman" w:hAnsi="Arial" w:cs="Arial"/>
          <w:color w:val="auto"/>
          <w:szCs w:val="22"/>
          <w:rtl/>
          <w:lang w:eastAsia="he-IL" w:bidi="he-IL"/>
        </w:rPr>
        <w:t>שתצמח לארגונכם בהשתלבותי בחברתכם.</w:t>
      </w:r>
    </w:p>
    <w:p w:rsidR="00230603" w:rsidRPr="00230603" w:rsidRDefault="00230603" w:rsidP="0010723B">
      <w:pPr>
        <w:spacing w:after="0" w:line="240" w:lineRule="auto"/>
        <w:ind w:right="142"/>
        <w:jc w:val="both"/>
        <w:rPr>
          <w:rFonts w:ascii="Arial" w:eastAsia="Times New Roman" w:hAnsi="Arial" w:cs="Arial"/>
          <w:color w:val="auto"/>
          <w:szCs w:val="22"/>
          <w:lang w:eastAsia="he-IL" w:bidi="he-IL"/>
        </w:rPr>
      </w:pPr>
    </w:p>
    <w:p w:rsidR="00230603" w:rsidRDefault="00230603" w:rsidP="0010723B">
      <w:pPr>
        <w:tabs>
          <w:tab w:val="left" w:pos="386"/>
        </w:tabs>
        <w:spacing w:after="0" w:line="240" w:lineRule="auto"/>
        <w:ind w:right="142"/>
        <w:jc w:val="both"/>
        <w:rPr>
          <w:rFonts w:ascii="Arial" w:eastAsia="Times New Roman" w:hAnsi="Arial" w:cs="Arial"/>
          <w:color w:val="auto"/>
          <w:szCs w:val="22"/>
          <w:rtl/>
          <w:lang w:eastAsia="he-IL" w:bidi="he-IL"/>
        </w:rPr>
      </w:pPr>
      <w:r w:rsidRPr="00230603">
        <w:rPr>
          <w:rFonts w:ascii="Arial" w:eastAsia="Times New Roman" w:hAnsi="Arial" w:cs="Arial"/>
          <w:color w:val="auto"/>
          <w:szCs w:val="22"/>
          <w:rtl/>
          <w:lang w:eastAsia="he-IL" w:bidi="he-IL"/>
        </w:rPr>
        <w:t xml:space="preserve"> מצורף מסמך קורות חיים.</w:t>
      </w:r>
    </w:p>
    <w:p w:rsidR="0097765A" w:rsidRDefault="0097765A" w:rsidP="0010723B">
      <w:pPr>
        <w:tabs>
          <w:tab w:val="left" w:pos="386"/>
        </w:tabs>
        <w:spacing w:after="0" w:line="240" w:lineRule="auto"/>
        <w:ind w:right="142"/>
        <w:jc w:val="both"/>
        <w:rPr>
          <w:rFonts w:ascii="Arial" w:eastAsia="Times New Roman" w:hAnsi="Arial" w:cs="Arial"/>
          <w:color w:val="auto"/>
          <w:szCs w:val="22"/>
          <w:rtl/>
          <w:lang w:eastAsia="he-IL" w:bidi="he-IL"/>
        </w:rPr>
      </w:pPr>
    </w:p>
    <w:p w:rsidR="0097765A" w:rsidRDefault="0097765A" w:rsidP="0010723B">
      <w:pPr>
        <w:tabs>
          <w:tab w:val="left" w:pos="386"/>
        </w:tabs>
        <w:spacing w:after="0" w:line="240" w:lineRule="auto"/>
        <w:ind w:right="142"/>
        <w:jc w:val="both"/>
        <w:rPr>
          <w:rFonts w:ascii="Arial" w:eastAsia="Times New Roman" w:hAnsi="Arial" w:cs="Arial" w:hint="cs"/>
          <w:color w:val="auto"/>
          <w:szCs w:val="22"/>
          <w:rtl/>
          <w:lang w:eastAsia="he-IL" w:bidi="he-IL"/>
        </w:rPr>
      </w:pPr>
    </w:p>
    <w:p w:rsidR="00CB41E5" w:rsidRDefault="00CB41E5" w:rsidP="0010723B">
      <w:pPr>
        <w:tabs>
          <w:tab w:val="left" w:pos="386"/>
        </w:tabs>
        <w:spacing w:after="0" w:line="240" w:lineRule="auto"/>
        <w:ind w:right="142"/>
        <w:jc w:val="both"/>
        <w:rPr>
          <w:rFonts w:ascii="Arial" w:eastAsia="Times New Roman" w:hAnsi="Arial" w:cs="Arial" w:hint="cs"/>
          <w:color w:val="auto"/>
          <w:szCs w:val="22"/>
          <w:rtl/>
          <w:lang w:eastAsia="he-IL" w:bidi="he-IL"/>
        </w:rPr>
      </w:pPr>
    </w:p>
    <w:p w:rsidR="00CB41E5" w:rsidRDefault="00CB41E5" w:rsidP="0010723B">
      <w:pPr>
        <w:tabs>
          <w:tab w:val="left" w:pos="386"/>
        </w:tabs>
        <w:spacing w:after="0" w:line="240" w:lineRule="auto"/>
        <w:ind w:right="142"/>
        <w:jc w:val="both"/>
        <w:rPr>
          <w:rFonts w:ascii="Arial" w:eastAsia="Times New Roman" w:hAnsi="Arial" w:cs="Arial" w:hint="cs"/>
          <w:color w:val="auto"/>
          <w:szCs w:val="22"/>
          <w:rtl/>
          <w:lang w:eastAsia="he-IL" w:bidi="he-IL"/>
        </w:rPr>
      </w:pPr>
    </w:p>
    <w:p w:rsidR="0097765A" w:rsidRPr="00230603" w:rsidRDefault="0097765A" w:rsidP="0010723B">
      <w:pPr>
        <w:tabs>
          <w:tab w:val="left" w:pos="386"/>
        </w:tabs>
        <w:spacing w:after="0" w:line="240" w:lineRule="auto"/>
        <w:ind w:right="142"/>
        <w:jc w:val="both"/>
        <w:rPr>
          <w:rFonts w:ascii="Arial" w:eastAsia="Times New Roman" w:hAnsi="Arial" w:cs="Arial"/>
          <w:color w:val="auto"/>
          <w:szCs w:val="22"/>
          <w:lang w:eastAsia="he-IL" w:bidi="he-IL"/>
        </w:rPr>
      </w:pPr>
    </w:p>
    <w:p w:rsidR="00230603" w:rsidRPr="00230603" w:rsidRDefault="00230603" w:rsidP="0010723B">
      <w:pPr>
        <w:spacing w:after="0" w:line="240" w:lineRule="auto"/>
        <w:ind w:left="5040" w:right="142"/>
        <w:jc w:val="both"/>
        <w:rPr>
          <w:rFonts w:ascii="Arial" w:eastAsia="Times New Roman" w:hAnsi="Arial" w:cs="Arial"/>
          <w:color w:val="auto"/>
          <w:szCs w:val="22"/>
          <w:rtl/>
          <w:lang w:eastAsia="he-IL" w:bidi="he-IL"/>
        </w:rPr>
      </w:pPr>
      <w:r w:rsidRPr="00230603">
        <w:rPr>
          <w:rFonts w:ascii="Arial" w:eastAsia="Times New Roman" w:hAnsi="Arial" w:cs="Arial"/>
          <w:color w:val="auto"/>
          <w:szCs w:val="22"/>
          <w:rtl/>
          <w:lang w:eastAsia="he-IL" w:bidi="he-IL"/>
        </w:rPr>
        <w:t xml:space="preserve">                                   </w:t>
      </w:r>
      <w:r w:rsidRPr="00230603">
        <w:rPr>
          <w:rFonts w:ascii="Arial" w:eastAsia="Times New Roman" w:hAnsi="Arial" w:cs="Arial" w:hint="cs"/>
          <w:color w:val="auto"/>
          <w:szCs w:val="22"/>
          <w:rtl/>
          <w:lang w:eastAsia="he-IL" w:bidi="he-IL"/>
        </w:rPr>
        <w:tab/>
        <w:t xml:space="preserve">   </w:t>
      </w:r>
      <w:r w:rsidR="00CB41E5">
        <w:rPr>
          <w:rFonts w:ascii="Arial" w:eastAsia="Times New Roman" w:hAnsi="Arial" w:cs="Arial" w:hint="cs"/>
          <w:color w:val="auto"/>
          <w:szCs w:val="22"/>
          <w:rtl/>
          <w:lang w:eastAsia="he-IL" w:bidi="he-IL"/>
        </w:rPr>
        <w:t xml:space="preserve">        </w:t>
      </w:r>
      <w:r w:rsidRPr="00230603">
        <w:rPr>
          <w:rFonts w:ascii="Arial" w:eastAsia="Times New Roman" w:hAnsi="Arial" w:cs="Arial"/>
          <w:color w:val="auto"/>
          <w:szCs w:val="22"/>
          <w:rtl/>
          <w:lang w:eastAsia="he-IL" w:bidi="he-IL"/>
        </w:rPr>
        <w:t>ב  ב  ר  כ  ה</w:t>
      </w:r>
    </w:p>
    <w:p w:rsidR="00230603" w:rsidRPr="00230603" w:rsidRDefault="00230603" w:rsidP="0010723B">
      <w:pPr>
        <w:spacing w:after="0" w:line="240" w:lineRule="auto"/>
        <w:ind w:left="2160" w:right="142"/>
        <w:jc w:val="both"/>
        <w:rPr>
          <w:rFonts w:ascii="Arial" w:eastAsia="Times New Roman" w:hAnsi="Arial" w:cs="Arial"/>
          <w:color w:val="auto"/>
          <w:szCs w:val="22"/>
          <w:rtl/>
          <w:lang w:eastAsia="he-IL" w:bidi="he-IL"/>
        </w:rPr>
      </w:pPr>
      <w:r w:rsidRPr="00230603">
        <w:rPr>
          <w:rFonts w:ascii="Arial" w:eastAsia="Times New Roman" w:hAnsi="Arial" w:cs="Arial"/>
          <w:color w:val="auto"/>
          <w:szCs w:val="22"/>
          <w:rtl/>
          <w:lang w:eastAsia="he-IL" w:bidi="he-IL"/>
        </w:rPr>
        <w:tab/>
      </w:r>
      <w:r w:rsidRPr="00230603">
        <w:rPr>
          <w:rFonts w:ascii="Arial" w:eastAsia="Times New Roman" w:hAnsi="Arial" w:cs="Arial"/>
          <w:color w:val="auto"/>
          <w:szCs w:val="22"/>
          <w:rtl/>
          <w:lang w:eastAsia="he-IL" w:bidi="he-IL"/>
        </w:rPr>
        <w:tab/>
      </w:r>
      <w:r w:rsidRPr="00230603">
        <w:rPr>
          <w:rFonts w:ascii="Arial" w:eastAsia="Times New Roman" w:hAnsi="Arial" w:cs="Arial"/>
          <w:color w:val="auto"/>
          <w:szCs w:val="22"/>
          <w:rtl/>
          <w:lang w:eastAsia="he-IL" w:bidi="he-IL"/>
        </w:rPr>
        <w:tab/>
        <w:t xml:space="preserve">                                                  </w:t>
      </w:r>
      <w:r w:rsidRPr="00230603">
        <w:rPr>
          <w:rFonts w:ascii="Arial" w:eastAsia="Times New Roman" w:hAnsi="Arial" w:cs="Arial"/>
          <w:color w:val="auto"/>
          <w:szCs w:val="22"/>
          <w:rtl/>
          <w:lang w:eastAsia="he-IL" w:bidi="he-IL"/>
        </w:rPr>
        <w:tab/>
      </w:r>
      <w:r w:rsidRPr="00230603">
        <w:rPr>
          <w:rFonts w:ascii="Arial" w:eastAsia="Times New Roman" w:hAnsi="Arial" w:cs="Arial"/>
          <w:color w:val="auto"/>
          <w:szCs w:val="22"/>
          <w:rtl/>
          <w:lang w:eastAsia="he-IL" w:bidi="he-IL"/>
        </w:rPr>
        <w:tab/>
      </w:r>
      <w:r>
        <w:rPr>
          <w:rFonts w:ascii="Arial" w:eastAsia="Times New Roman" w:hAnsi="Arial" w:cs="Arial" w:hint="cs"/>
          <w:color w:val="auto"/>
          <w:szCs w:val="22"/>
          <w:rtl/>
          <w:lang w:eastAsia="he-IL" w:bidi="he-IL"/>
        </w:rPr>
        <w:tab/>
      </w:r>
      <w:r>
        <w:rPr>
          <w:rFonts w:ascii="Arial" w:eastAsia="Times New Roman" w:hAnsi="Arial" w:cs="Arial" w:hint="cs"/>
          <w:color w:val="auto"/>
          <w:szCs w:val="22"/>
          <w:rtl/>
          <w:lang w:eastAsia="he-IL" w:bidi="he-IL"/>
        </w:rPr>
        <w:tab/>
      </w:r>
      <w:r>
        <w:rPr>
          <w:rFonts w:ascii="Arial" w:eastAsia="Times New Roman" w:hAnsi="Arial" w:cs="Arial" w:hint="cs"/>
          <w:color w:val="auto"/>
          <w:szCs w:val="22"/>
          <w:rtl/>
          <w:lang w:eastAsia="he-IL" w:bidi="he-IL"/>
        </w:rPr>
        <w:tab/>
      </w:r>
      <w:r>
        <w:rPr>
          <w:rFonts w:ascii="Arial" w:eastAsia="Times New Roman" w:hAnsi="Arial" w:cs="Arial" w:hint="cs"/>
          <w:color w:val="auto"/>
          <w:szCs w:val="22"/>
          <w:rtl/>
          <w:lang w:eastAsia="he-IL" w:bidi="he-IL"/>
        </w:rPr>
        <w:tab/>
      </w:r>
      <w:r w:rsidRPr="00230603">
        <w:rPr>
          <w:rFonts w:ascii="Arial" w:eastAsia="Times New Roman" w:hAnsi="Arial" w:cs="Arial"/>
          <w:color w:val="auto"/>
          <w:szCs w:val="22"/>
          <w:rtl/>
          <w:lang w:eastAsia="he-IL" w:bidi="he-IL"/>
        </w:rPr>
        <w:tab/>
        <w:t xml:space="preserve">                    </w:t>
      </w:r>
      <w:r w:rsidRPr="00230603">
        <w:rPr>
          <w:rFonts w:ascii="Arial" w:eastAsia="Times New Roman" w:hAnsi="Arial" w:cs="Arial" w:hint="cs"/>
          <w:color w:val="auto"/>
          <w:szCs w:val="22"/>
          <w:rtl/>
          <w:lang w:eastAsia="he-IL" w:bidi="he-IL"/>
        </w:rPr>
        <w:t xml:space="preserve">        </w:t>
      </w:r>
      <w:r w:rsidR="0010723B">
        <w:rPr>
          <w:rFonts w:ascii="Arial" w:eastAsia="Times New Roman" w:hAnsi="Arial" w:cs="Arial" w:hint="cs"/>
          <w:color w:val="auto"/>
          <w:szCs w:val="22"/>
          <w:rtl/>
          <w:lang w:eastAsia="he-IL" w:bidi="he-IL"/>
        </w:rPr>
        <w:t xml:space="preserve">           </w:t>
      </w:r>
      <w:r w:rsidRPr="00230603">
        <w:rPr>
          <w:rFonts w:ascii="Arial" w:eastAsia="Times New Roman" w:hAnsi="Arial" w:cs="Arial" w:hint="cs"/>
          <w:color w:val="auto"/>
          <w:szCs w:val="22"/>
          <w:rtl/>
          <w:lang w:eastAsia="he-IL" w:bidi="he-IL"/>
        </w:rPr>
        <w:t xml:space="preserve"> </w:t>
      </w:r>
      <w:r w:rsidR="00CB41E5">
        <w:rPr>
          <w:rFonts w:ascii="Arial" w:eastAsia="Times New Roman" w:hAnsi="Arial" w:cs="Arial" w:hint="cs"/>
          <w:color w:val="auto"/>
          <w:szCs w:val="22"/>
          <w:rtl/>
          <w:lang w:eastAsia="he-IL" w:bidi="he-IL"/>
        </w:rPr>
        <w:t xml:space="preserve">        </w:t>
      </w:r>
      <w:r w:rsidRPr="00230603">
        <w:rPr>
          <w:rFonts w:ascii="Arial" w:eastAsia="Times New Roman" w:hAnsi="Arial" w:cs="Arial"/>
          <w:color w:val="auto"/>
          <w:szCs w:val="22"/>
          <w:rtl/>
          <w:lang w:eastAsia="he-IL" w:bidi="he-IL"/>
        </w:rPr>
        <w:t>אבי   אדר</w:t>
      </w:r>
    </w:p>
    <w:p w:rsidR="00993EA9" w:rsidRDefault="00AC6807" w:rsidP="00230603">
      <w:pPr>
        <w:tabs>
          <w:tab w:val="left" w:pos="970"/>
        </w:tabs>
        <w:ind w:left="254"/>
        <w:jc w:val="both"/>
        <w:rPr>
          <w:rFonts w:ascii="Arial" w:eastAsia="Times New Roman" w:hAnsi="Arial" w:cs="Arial"/>
          <w:color w:val="auto"/>
          <w:szCs w:val="22"/>
          <w:rtl/>
          <w:cs/>
          <w:lang w:eastAsia="he-IL" w:bidi="he-IL"/>
        </w:rPr>
      </w:pPr>
      <w:r>
        <w:rPr>
          <w:rFonts w:ascii="Arial" w:eastAsia="Times New Roman" w:hAnsi="Arial" w:cs="Arial" w:hint="cs"/>
          <w:color w:val="auto"/>
          <w:szCs w:val="22"/>
          <w:rtl/>
          <w:cs/>
          <w:lang w:eastAsia="he-IL" w:bidi="he-IL"/>
        </w:rPr>
        <w:t xml:space="preserve">                               </w:t>
      </w:r>
    </w:p>
    <w:p w:rsidR="00081BF7" w:rsidRDefault="00081BF7" w:rsidP="00230603">
      <w:pPr>
        <w:tabs>
          <w:tab w:val="left" w:pos="970"/>
        </w:tabs>
        <w:ind w:left="254"/>
        <w:jc w:val="both"/>
        <w:rPr>
          <w:rFonts w:ascii="Arial" w:eastAsia="Times New Roman" w:hAnsi="Arial" w:cs="Arial"/>
          <w:color w:val="auto"/>
          <w:szCs w:val="22"/>
          <w:rtl/>
          <w:cs/>
          <w:lang w:eastAsia="he-IL" w:bidi="he-IL"/>
        </w:rPr>
      </w:pPr>
    </w:p>
    <w:p w:rsidR="00081BF7" w:rsidRDefault="00081BF7" w:rsidP="00230603">
      <w:pPr>
        <w:tabs>
          <w:tab w:val="left" w:pos="970"/>
        </w:tabs>
        <w:ind w:left="254"/>
        <w:jc w:val="both"/>
        <w:rPr>
          <w:rFonts w:ascii="Arial" w:eastAsia="Times New Roman" w:hAnsi="Arial" w:cs="Arial"/>
          <w:color w:val="auto"/>
          <w:szCs w:val="22"/>
          <w:rtl/>
          <w:cs/>
          <w:lang w:eastAsia="he-IL" w:bidi="he-IL"/>
        </w:rPr>
      </w:pPr>
    </w:p>
    <w:p w:rsidR="00081BF7" w:rsidRDefault="00081BF7" w:rsidP="00230603">
      <w:pPr>
        <w:tabs>
          <w:tab w:val="left" w:pos="970"/>
        </w:tabs>
        <w:ind w:left="254"/>
        <w:jc w:val="both"/>
        <w:rPr>
          <w:rFonts w:ascii="Arial" w:eastAsia="Times New Roman" w:hAnsi="Arial" w:cs="Arial"/>
          <w:color w:val="auto"/>
          <w:szCs w:val="22"/>
          <w:rtl/>
          <w:cs/>
          <w:lang w:eastAsia="he-IL" w:bidi="he-IL"/>
        </w:rPr>
      </w:pPr>
    </w:p>
    <w:p w:rsidR="007062B3" w:rsidRPr="00A04C15" w:rsidRDefault="00AC6807" w:rsidP="00A04C15">
      <w:pPr>
        <w:tabs>
          <w:tab w:val="left" w:pos="970"/>
        </w:tabs>
        <w:ind w:left="254"/>
        <w:jc w:val="both"/>
        <w:rPr>
          <w:rFonts w:ascii="Arial" w:eastAsia="Times New Roman" w:hAnsi="Arial" w:cs="Arial" w:hint="cs"/>
          <w:color w:val="0070C0"/>
          <w:szCs w:val="22"/>
          <w:rtl/>
          <w:lang w:eastAsia="he-IL" w:bidi="he-IL"/>
        </w:rPr>
      </w:pPr>
      <w:r>
        <w:rPr>
          <w:rFonts w:ascii="Arial" w:eastAsia="Times New Roman" w:hAnsi="Arial" w:cs="Arial" w:hint="cs"/>
          <w:color w:val="auto"/>
          <w:szCs w:val="22"/>
          <w:rtl/>
          <w:cs/>
          <w:lang w:eastAsia="he-IL" w:bidi="he-IL"/>
        </w:rPr>
        <w:t xml:space="preserve">           </w:t>
      </w:r>
    </w:p>
    <w:p w:rsidR="00122ACF" w:rsidRPr="00DB6768" w:rsidRDefault="00122ACF" w:rsidP="00122ACF">
      <w:pPr>
        <w:spacing w:after="0" w:line="240" w:lineRule="auto"/>
        <w:ind w:left="-1" w:right="-284"/>
        <w:jc w:val="center"/>
        <w:rPr>
          <w:rFonts w:ascii="Arial" w:eastAsia="Times New Roman" w:hAnsi="Arial" w:cs="Arial" w:hint="cs"/>
          <w:color w:val="0070C0"/>
          <w:szCs w:val="22"/>
          <w:rtl/>
          <w:lang w:eastAsia="he-IL" w:bidi="he-IL"/>
        </w:rPr>
      </w:pPr>
      <w:r w:rsidRPr="00DB6768">
        <w:rPr>
          <w:rFonts w:ascii="Arial" w:eastAsia="Times New Roman" w:hAnsi="Arial" w:cs="Arial" w:hint="cs"/>
          <w:color w:val="0070C0"/>
          <w:sz w:val="48"/>
          <w:szCs w:val="48"/>
          <w:rtl/>
          <w:lang w:eastAsia="he-IL" w:bidi="he-IL"/>
        </w:rPr>
        <w:t>אבי אדר</w:t>
      </w:r>
    </w:p>
    <w:p w:rsidR="00122ACF" w:rsidRPr="00841BBF" w:rsidRDefault="00C23EF6" w:rsidP="00122ACF">
      <w:pPr>
        <w:spacing w:after="0" w:line="240" w:lineRule="auto"/>
        <w:ind w:left="-1" w:right="-284"/>
        <w:jc w:val="center"/>
        <w:rPr>
          <w:rFonts w:ascii="Arial" w:eastAsia="Times New Roman" w:hAnsi="Arial" w:cs="Arial" w:hint="cs"/>
          <w:color w:val="auto"/>
          <w:szCs w:val="22"/>
          <w:rtl/>
          <w:lang w:eastAsia="he-IL" w:bidi="he-IL"/>
        </w:rPr>
      </w:pPr>
      <w:r>
        <w:rPr>
          <w:rFonts w:ascii="Arial" w:eastAsia="Times New Roman" w:hAnsi="Arial" w:cs="Arial" w:hint="cs"/>
          <w:color w:val="auto"/>
          <w:szCs w:val="22"/>
          <w:rtl/>
          <w:lang w:eastAsia="he-IL" w:bidi="he-IL"/>
        </w:rPr>
        <w:t>צמיר אלימלך 21 ראשון לציון</w:t>
      </w:r>
    </w:p>
    <w:p w:rsidR="00122ACF" w:rsidRPr="00841BBF" w:rsidRDefault="00122ACF" w:rsidP="00122ACF">
      <w:pPr>
        <w:spacing w:after="0" w:line="240" w:lineRule="auto"/>
        <w:ind w:left="-1" w:right="-284"/>
        <w:jc w:val="center"/>
        <w:rPr>
          <w:rFonts w:ascii="Arial" w:eastAsia="Times New Roman" w:hAnsi="Arial" w:cs="Arial" w:hint="cs"/>
          <w:color w:val="auto"/>
          <w:szCs w:val="22"/>
          <w:rtl/>
          <w:lang w:eastAsia="he-IL" w:bidi="he-IL"/>
        </w:rPr>
      </w:pPr>
      <w:r w:rsidRPr="00841BBF">
        <w:rPr>
          <w:rFonts w:ascii="Arial" w:eastAsia="Times New Roman" w:hAnsi="Arial" w:cs="Arial" w:hint="cs"/>
          <w:color w:val="auto"/>
          <w:szCs w:val="22"/>
          <w:rtl/>
          <w:lang w:eastAsia="he-IL" w:bidi="he-IL"/>
        </w:rPr>
        <w:t>052-5255609</w:t>
      </w:r>
    </w:p>
    <w:p w:rsidR="00EA421F" w:rsidRPr="0089334C" w:rsidRDefault="0089334C" w:rsidP="002A772A">
      <w:pPr>
        <w:spacing w:after="0" w:line="240" w:lineRule="auto"/>
        <w:ind w:left="-1" w:right="-284"/>
        <w:jc w:val="right"/>
        <w:rPr>
          <w:rFonts w:ascii="Arial" w:eastAsia="Times New Roman" w:hAnsi="Arial" w:cs="Arial" w:hint="cs"/>
          <w:color w:val="0070C0"/>
          <w:szCs w:val="22"/>
          <w:rtl/>
          <w:lang w:eastAsia="he-IL" w:bidi="he-IL"/>
        </w:rPr>
      </w:pPr>
      <w:hyperlink r:id="rId8" w:history="1">
        <w:r w:rsidRPr="0089334C">
          <w:rPr>
            <w:rStyle w:val="Hyperlink"/>
            <w:rFonts w:ascii="Arial" w:eastAsia="Times New Roman" w:hAnsi="Arial" w:cs="Arial"/>
            <w:color w:val="0070C0"/>
            <w:szCs w:val="22"/>
            <w:lang w:eastAsia="he-IL" w:bidi="he-IL"/>
          </w:rPr>
          <w:t>a-adar@smile.net.il</w:t>
        </w:r>
      </w:hyperlink>
      <w:r w:rsidR="002A772A">
        <w:rPr>
          <w:rFonts w:ascii="Arial" w:eastAsia="Times New Roman" w:hAnsi="Arial" w:cs="Arial"/>
          <w:color w:val="0070C0"/>
          <w:szCs w:val="22"/>
          <w:lang w:eastAsia="he-IL" w:bidi="he-IL"/>
        </w:rPr>
        <w:t xml:space="preserve">                                           </w:t>
      </w:r>
      <w:r w:rsidR="00C23EF6">
        <w:rPr>
          <w:rFonts w:ascii="Arial" w:eastAsia="Times New Roman" w:hAnsi="Arial" w:cs="Arial"/>
          <w:color w:val="0070C0"/>
          <w:szCs w:val="22"/>
          <w:lang w:eastAsia="he-IL" w:bidi="he-IL"/>
        </w:rPr>
        <w:tab/>
      </w:r>
      <w:r w:rsidR="00C23EF6">
        <w:rPr>
          <w:rFonts w:ascii="Arial" w:eastAsia="Times New Roman" w:hAnsi="Arial" w:cs="Arial"/>
          <w:color w:val="0070C0"/>
          <w:szCs w:val="22"/>
          <w:lang w:eastAsia="he-IL" w:bidi="he-IL"/>
        </w:rPr>
        <w:tab/>
      </w:r>
      <w:r w:rsidR="00C23EF6">
        <w:rPr>
          <w:rFonts w:ascii="Arial" w:eastAsia="Times New Roman" w:hAnsi="Arial" w:cs="Arial"/>
          <w:color w:val="0070C0"/>
          <w:szCs w:val="22"/>
          <w:lang w:eastAsia="he-IL" w:bidi="he-IL"/>
        </w:rPr>
        <w:tab/>
      </w:r>
      <w:r w:rsidR="00C23EF6">
        <w:rPr>
          <w:rFonts w:ascii="Arial" w:eastAsia="Times New Roman" w:hAnsi="Arial" w:cs="Arial"/>
          <w:color w:val="0070C0"/>
          <w:szCs w:val="22"/>
          <w:lang w:eastAsia="he-IL" w:bidi="he-IL"/>
        </w:rPr>
        <w:tab/>
      </w:r>
      <w:r w:rsidR="00C23EF6">
        <w:rPr>
          <w:rFonts w:ascii="Arial" w:eastAsia="Times New Roman" w:hAnsi="Arial" w:cs="Arial"/>
          <w:color w:val="0070C0"/>
          <w:szCs w:val="22"/>
          <w:lang w:eastAsia="he-IL" w:bidi="he-IL"/>
        </w:rPr>
        <w:tab/>
      </w:r>
      <w:r w:rsidR="002A772A">
        <w:rPr>
          <w:rFonts w:ascii="Arial" w:eastAsia="Times New Roman" w:hAnsi="Arial" w:cs="Arial"/>
          <w:color w:val="0070C0"/>
          <w:szCs w:val="22"/>
          <w:lang w:eastAsia="he-IL" w:bidi="he-IL"/>
        </w:rPr>
        <w:t xml:space="preserve"> </w:t>
      </w:r>
      <w:r w:rsidR="002A772A">
        <w:rPr>
          <w:rFonts w:ascii="Arial" w:eastAsia="Times New Roman" w:hAnsi="Arial" w:cs="Arial" w:hint="cs"/>
          <w:color w:val="0070C0"/>
          <w:szCs w:val="22"/>
          <w:rtl/>
          <w:lang w:eastAsia="he-IL" w:bidi="he-IL"/>
        </w:rPr>
        <w:t xml:space="preserve">  </w:t>
      </w:r>
    </w:p>
    <w:p w:rsidR="00EA421F" w:rsidRDefault="00EA421F" w:rsidP="00424BE9">
      <w:pPr>
        <w:spacing w:after="0" w:line="240" w:lineRule="auto"/>
        <w:ind w:left="-1" w:right="-284"/>
        <w:jc w:val="both"/>
        <w:rPr>
          <w:rFonts w:ascii="Arial" w:eastAsia="Times New Roman" w:hAnsi="Arial" w:cs="Arial" w:hint="cs"/>
          <w:b/>
          <w:bCs/>
          <w:color w:val="auto"/>
          <w:szCs w:val="22"/>
          <w:u w:val="single"/>
          <w:rtl/>
          <w:lang w:eastAsia="he-IL" w:bidi="he-IL"/>
        </w:rPr>
      </w:pPr>
    </w:p>
    <w:p w:rsidR="00EA421F" w:rsidRDefault="00EA421F" w:rsidP="00C14911">
      <w:pPr>
        <w:pStyle w:val="afc"/>
        <w:framePr w:hSpace="180" w:wrap="around" w:vAnchor="text" w:hAnchor="page" w:x="1294" w:y="-281"/>
        <w:spacing w:line="240" w:lineRule="auto"/>
        <w:jc w:val="center"/>
        <w:rPr>
          <w:rFonts w:ascii="Arial" w:eastAsia="Times New Roman" w:hAnsi="Arial" w:cs="Arial"/>
          <w:b w:val="0"/>
          <w:bCs w:val="0"/>
          <w:color w:val="auto"/>
          <w:szCs w:val="22"/>
          <w:u w:val="single"/>
          <w:rtl/>
          <w:lang w:eastAsia="he-IL" w:bidi="he-IL"/>
        </w:rPr>
      </w:pPr>
    </w:p>
    <w:p w:rsidR="00E64896" w:rsidRDefault="00E64896" w:rsidP="00581C47">
      <w:pPr>
        <w:spacing w:after="0" w:line="240" w:lineRule="auto"/>
        <w:ind w:left="-1" w:right="-284"/>
        <w:jc w:val="both"/>
        <w:rPr>
          <w:rFonts w:ascii="Arial" w:eastAsia="Times New Roman" w:hAnsi="Arial" w:cs="Arial"/>
          <w:b/>
          <w:bCs/>
          <w:color w:val="auto"/>
          <w:sz w:val="26"/>
          <w:szCs w:val="26"/>
          <w:u w:val="single"/>
          <w:rtl/>
          <w:lang w:eastAsia="he-IL" w:bidi="he-IL"/>
        </w:rPr>
      </w:pPr>
    </w:p>
    <w:p w:rsidR="00581C47" w:rsidRDefault="00581C47" w:rsidP="00581C47">
      <w:pPr>
        <w:spacing w:after="0" w:line="240" w:lineRule="auto"/>
        <w:ind w:left="-1" w:right="-284"/>
        <w:jc w:val="both"/>
        <w:rPr>
          <w:rFonts w:ascii="Arial" w:eastAsia="Times New Roman" w:hAnsi="Arial" w:cs="Arial"/>
          <w:b/>
          <w:bCs/>
          <w:color w:val="auto"/>
          <w:sz w:val="26"/>
          <w:szCs w:val="26"/>
          <w:u w:val="single"/>
          <w:rtl/>
          <w:lang w:eastAsia="he-IL" w:bidi="he-IL"/>
        </w:rPr>
      </w:pPr>
      <w:r w:rsidRPr="002A509E">
        <w:rPr>
          <w:rFonts w:ascii="Arial" w:eastAsia="Times New Roman" w:hAnsi="Arial" w:cs="Arial"/>
          <w:b/>
          <w:bCs/>
          <w:color w:val="auto"/>
          <w:sz w:val="26"/>
          <w:szCs w:val="26"/>
          <w:u w:val="single"/>
          <w:rtl/>
          <w:lang w:eastAsia="he-IL" w:bidi="he-IL"/>
        </w:rPr>
        <w:t>השכלה:</w:t>
      </w:r>
    </w:p>
    <w:p w:rsidR="00A642EF" w:rsidRPr="002A509E" w:rsidRDefault="00A642EF" w:rsidP="00581C47">
      <w:pPr>
        <w:spacing w:after="0" w:line="240" w:lineRule="auto"/>
        <w:ind w:left="-1" w:right="-284"/>
        <w:jc w:val="both"/>
        <w:rPr>
          <w:rFonts w:ascii="Arial" w:eastAsia="Times New Roman" w:hAnsi="Arial" w:cs="Arial"/>
          <w:b/>
          <w:bCs/>
          <w:color w:val="auto"/>
          <w:sz w:val="26"/>
          <w:szCs w:val="26"/>
          <w:u w:val="single"/>
          <w:rtl/>
          <w:lang w:eastAsia="he-IL" w:bidi="he-IL"/>
        </w:rPr>
      </w:pPr>
    </w:p>
    <w:p w:rsidR="00581C47" w:rsidRDefault="00581C47" w:rsidP="00C14783">
      <w:pPr>
        <w:spacing w:after="0" w:line="120" w:lineRule="auto"/>
        <w:ind w:right="-284"/>
        <w:jc w:val="both"/>
        <w:rPr>
          <w:rFonts w:ascii="Arial" w:eastAsia="Times New Roman" w:hAnsi="Arial" w:cs="Arial" w:hint="cs"/>
          <w:b/>
          <w:bCs/>
          <w:color w:val="auto"/>
          <w:sz w:val="26"/>
          <w:szCs w:val="26"/>
          <w:u w:val="single"/>
          <w:rtl/>
          <w:lang w:eastAsia="he-IL" w:bidi="he-IL"/>
        </w:rPr>
      </w:pPr>
    </w:p>
    <w:p w:rsidR="00581C47" w:rsidRPr="002A509E" w:rsidRDefault="00581C47" w:rsidP="00581C47">
      <w:pPr>
        <w:numPr>
          <w:ilvl w:val="2"/>
          <w:numId w:val="39"/>
        </w:numPr>
        <w:spacing w:after="0" w:line="240" w:lineRule="auto"/>
        <w:ind w:left="1841" w:right="-284" w:hanging="425"/>
        <w:jc w:val="both"/>
        <w:rPr>
          <w:rFonts w:ascii="Arial" w:eastAsia="Times New Roman" w:hAnsi="Arial" w:cs="Arial"/>
          <w:b/>
          <w:bCs/>
          <w:color w:val="auto"/>
          <w:szCs w:val="22"/>
          <w:rtl/>
          <w:lang w:eastAsia="he-IL" w:bidi="he-IL"/>
        </w:rPr>
      </w:pPr>
      <w:r w:rsidRPr="002A509E">
        <w:rPr>
          <w:rFonts w:ascii="Arial" w:eastAsia="Times New Roman" w:hAnsi="Arial" w:cs="Arial"/>
          <w:color w:val="auto"/>
          <w:szCs w:val="22"/>
          <w:rtl/>
          <w:lang w:eastAsia="he-IL" w:bidi="he-IL"/>
        </w:rPr>
        <w:t xml:space="preserve">תואר שני </w:t>
      </w:r>
      <w:r w:rsidRPr="002A509E">
        <w:rPr>
          <w:rFonts w:ascii="Arial" w:eastAsia="Times New Roman" w:hAnsi="Arial" w:cs="Arial"/>
          <w:color w:val="auto"/>
          <w:szCs w:val="22"/>
          <w:lang w:eastAsia="he-IL" w:bidi="he-IL"/>
        </w:rPr>
        <w:t>MBA</w:t>
      </w:r>
      <w:r w:rsidRPr="002A509E">
        <w:rPr>
          <w:rFonts w:ascii="Arial" w:eastAsia="Times New Roman" w:hAnsi="Arial" w:cs="Arial" w:hint="cs"/>
          <w:color w:val="auto"/>
          <w:szCs w:val="22"/>
          <w:lang w:eastAsia="he-IL" w:bidi="he-IL"/>
        </w:rPr>
        <w:t xml:space="preserve"> </w:t>
      </w:r>
      <w:r w:rsidRPr="002A509E">
        <w:rPr>
          <w:rFonts w:ascii="Arial" w:eastAsia="Times New Roman" w:hAnsi="Arial" w:cs="Arial" w:hint="cs"/>
          <w:color w:val="auto"/>
          <w:szCs w:val="22"/>
          <w:rtl/>
          <w:lang w:eastAsia="he-IL" w:bidi="he-IL"/>
        </w:rPr>
        <w:t xml:space="preserve"> </w:t>
      </w:r>
      <w:r w:rsidRPr="002A509E">
        <w:rPr>
          <w:rFonts w:ascii="Arial" w:eastAsia="Times New Roman" w:hAnsi="Arial" w:cs="Arial"/>
          <w:color w:val="auto"/>
          <w:szCs w:val="22"/>
          <w:rtl/>
          <w:lang w:eastAsia="he-IL" w:bidi="he-IL"/>
        </w:rPr>
        <w:t>- כלכלה ומנהל עסקים - "אוניברסיטת תל אביב".</w:t>
      </w:r>
    </w:p>
    <w:p w:rsidR="00581C47" w:rsidRPr="002A509E" w:rsidRDefault="00581C47" w:rsidP="00581C47">
      <w:pPr>
        <w:numPr>
          <w:ilvl w:val="2"/>
          <w:numId w:val="39"/>
        </w:numPr>
        <w:spacing w:after="0" w:line="240" w:lineRule="auto"/>
        <w:ind w:left="1841" w:right="-284" w:hanging="425"/>
        <w:jc w:val="both"/>
        <w:rPr>
          <w:rFonts w:ascii="Arial" w:eastAsia="Times New Roman" w:hAnsi="Arial" w:cs="Arial"/>
          <w:color w:val="auto"/>
          <w:szCs w:val="22"/>
          <w:rtl/>
          <w:lang w:eastAsia="he-IL" w:bidi="he-IL"/>
        </w:rPr>
      </w:pPr>
      <w:r w:rsidRPr="002A509E">
        <w:rPr>
          <w:rFonts w:ascii="Arial" w:eastAsia="Times New Roman" w:hAnsi="Arial" w:cs="Arial"/>
          <w:color w:val="auto"/>
          <w:szCs w:val="22"/>
          <w:rtl/>
          <w:lang w:eastAsia="he-IL" w:bidi="he-IL"/>
        </w:rPr>
        <w:t xml:space="preserve">מוסמך למדעים </w:t>
      </w:r>
      <w:r w:rsidRPr="002A509E">
        <w:rPr>
          <w:rFonts w:ascii="Arial" w:eastAsia="Times New Roman" w:hAnsi="Arial" w:cs="Arial"/>
          <w:color w:val="auto"/>
          <w:szCs w:val="22"/>
          <w:lang w:eastAsia="he-IL" w:bidi="he-IL"/>
        </w:rPr>
        <w:t xml:space="preserve">- B.Sc. </w:t>
      </w:r>
      <w:r w:rsidRPr="002A509E">
        <w:rPr>
          <w:rFonts w:ascii="Arial" w:eastAsia="Times New Roman" w:hAnsi="Arial" w:cs="Arial" w:hint="cs"/>
          <w:color w:val="auto"/>
          <w:szCs w:val="22"/>
          <w:rtl/>
          <w:lang w:eastAsia="he-IL" w:bidi="he-IL"/>
        </w:rPr>
        <w:t xml:space="preserve"> </w:t>
      </w:r>
      <w:r w:rsidRPr="002A509E">
        <w:rPr>
          <w:rFonts w:ascii="Arial" w:eastAsia="Times New Roman" w:hAnsi="Arial" w:cs="Arial"/>
          <w:color w:val="auto"/>
          <w:szCs w:val="22"/>
          <w:rtl/>
          <w:lang w:eastAsia="he-IL" w:bidi="he-IL"/>
        </w:rPr>
        <w:t>בהנדסת תעשייה וניהול</w:t>
      </w:r>
      <w:r w:rsidRPr="002A509E">
        <w:rPr>
          <w:rFonts w:ascii="Arial" w:eastAsia="Times New Roman" w:hAnsi="Arial" w:cs="Arial" w:hint="cs"/>
          <w:color w:val="auto"/>
          <w:szCs w:val="22"/>
          <w:rtl/>
          <w:lang w:eastAsia="he-IL" w:bidi="he-IL"/>
        </w:rPr>
        <w:t xml:space="preserve"> </w:t>
      </w:r>
      <w:r w:rsidRPr="002A509E">
        <w:rPr>
          <w:rFonts w:ascii="Arial" w:eastAsia="Times New Roman" w:hAnsi="Arial" w:cs="Arial"/>
          <w:color w:val="auto"/>
          <w:szCs w:val="22"/>
          <w:rtl/>
          <w:lang w:eastAsia="he-IL" w:bidi="he-IL"/>
        </w:rPr>
        <w:t>- "הטכניון</w:t>
      </w:r>
      <w:r w:rsidRPr="002A509E">
        <w:rPr>
          <w:rFonts w:ascii="Arial" w:eastAsia="Times New Roman" w:hAnsi="Arial" w:cs="Arial" w:hint="cs"/>
          <w:color w:val="auto"/>
          <w:szCs w:val="22"/>
          <w:rtl/>
          <w:lang w:eastAsia="he-IL" w:bidi="he-IL"/>
        </w:rPr>
        <w:t xml:space="preserve"> </w:t>
      </w:r>
      <w:r w:rsidRPr="002A509E">
        <w:rPr>
          <w:rFonts w:ascii="Arial" w:eastAsia="Times New Roman" w:hAnsi="Arial" w:cs="Arial"/>
          <w:color w:val="auto"/>
          <w:szCs w:val="22"/>
          <w:rtl/>
          <w:lang w:eastAsia="he-IL" w:bidi="he-IL"/>
        </w:rPr>
        <w:t>-</w:t>
      </w:r>
      <w:r w:rsidRPr="002A509E">
        <w:rPr>
          <w:rFonts w:ascii="Arial" w:eastAsia="Times New Roman" w:hAnsi="Arial" w:cs="Arial" w:hint="cs"/>
          <w:color w:val="auto"/>
          <w:szCs w:val="22"/>
          <w:rtl/>
          <w:lang w:eastAsia="he-IL" w:bidi="he-IL"/>
        </w:rPr>
        <w:t xml:space="preserve"> </w:t>
      </w:r>
      <w:r w:rsidRPr="002A509E">
        <w:rPr>
          <w:rFonts w:ascii="Arial" w:eastAsia="Times New Roman" w:hAnsi="Arial" w:cs="Arial"/>
          <w:color w:val="auto"/>
          <w:szCs w:val="22"/>
          <w:rtl/>
          <w:lang w:eastAsia="he-IL" w:bidi="he-IL"/>
        </w:rPr>
        <w:t>מכון טכנולוגי לישראל, חיפה"</w:t>
      </w:r>
      <w:r w:rsidRPr="002A509E">
        <w:rPr>
          <w:rFonts w:ascii="Arial" w:eastAsia="Times New Roman" w:hAnsi="Arial" w:cs="Arial" w:hint="cs"/>
          <w:color w:val="auto"/>
          <w:szCs w:val="22"/>
          <w:rtl/>
          <w:lang w:eastAsia="he-IL" w:bidi="he-IL"/>
        </w:rPr>
        <w:t xml:space="preserve"> </w:t>
      </w:r>
    </w:p>
    <w:p w:rsidR="00A642EF" w:rsidRDefault="00581C47" w:rsidP="00581C47">
      <w:pPr>
        <w:spacing w:after="0" w:line="240" w:lineRule="auto"/>
        <w:ind w:left="1840" w:right="-284" w:firstLine="1"/>
        <w:jc w:val="both"/>
        <w:rPr>
          <w:rFonts w:ascii="Arial" w:eastAsia="Times New Roman" w:hAnsi="Arial" w:cs="Arial"/>
          <w:color w:val="auto"/>
          <w:szCs w:val="22"/>
          <w:rtl/>
          <w:lang w:eastAsia="he-IL" w:bidi="he-IL"/>
        </w:rPr>
      </w:pPr>
      <w:r w:rsidRPr="002A509E">
        <w:rPr>
          <w:rFonts w:ascii="Arial" w:eastAsia="Times New Roman" w:hAnsi="Arial" w:cs="Arial"/>
          <w:color w:val="auto"/>
          <w:szCs w:val="22"/>
          <w:rtl/>
          <w:lang w:eastAsia="he-IL" w:bidi="he-IL"/>
        </w:rPr>
        <w:t xml:space="preserve">רישוי </w:t>
      </w:r>
      <w:r w:rsidRPr="002A509E">
        <w:rPr>
          <w:rFonts w:ascii="Arial" w:eastAsia="Times New Roman" w:hAnsi="Arial" w:cs="Arial" w:hint="cs"/>
          <w:color w:val="auto"/>
          <w:szCs w:val="22"/>
          <w:rtl/>
          <w:lang w:eastAsia="he-IL" w:bidi="he-IL"/>
        </w:rPr>
        <w:t>7004.</w:t>
      </w:r>
    </w:p>
    <w:p w:rsidR="00424BE9" w:rsidRPr="00424BE9" w:rsidRDefault="00424BE9" w:rsidP="00581C47">
      <w:pPr>
        <w:spacing w:after="0" w:line="240" w:lineRule="auto"/>
        <w:ind w:left="1840" w:right="-284" w:firstLine="1"/>
        <w:jc w:val="both"/>
        <w:rPr>
          <w:rFonts w:ascii="Arial" w:eastAsia="Times New Roman" w:hAnsi="Arial" w:cs="Arial"/>
          <w:color w:val="auto"/>
          <w:szCs w:val="22"/>
          <w:rtl/>
          <w:lang w:eastAsia="he-IL" w:bidi="he-IL"/>
        </w:rPr>
      </w:pPr>
      <w:r w:rsidRPr="00424BE9">
        <w:rPr>
          <w:rFonts w:ascii="Arial" w:eastAsia="Times New Roman" w:hAnsi="Arial" w:cs="Arial" w:hint="cs"/>
          <w:color w:val="auto"/>
          <w:szCs w:val="22"/>
          <w:rtl/>
          <w:lang w:eastAsia="he-IL" w:bidi="he-IL"/>
        </w:rPr>
        <w:tab/>
      </w:r>
    </w:p>
    <w:p w:rsidR="00EB082A" w:rsidRDefault="00EB082A" w:rsidP="00C14783">
      <w:pPr>
        <w:spacing w:after="0" w:line="120" w:lineRule="auto"/>
        <w:rPr>
          <w:rFonts w:ascii="Arial" w:eastAsia="Times New Roman" w:hAnsi="Arial" w:cs="Arial" w:hint="cs"/>
          <w:b/>
          <w:bCs/>
          <w:color w:val="auto"/>
          <w:sz w:val="26"/>
          <w:szCs w:val="26"/>
          <w:u w:val="single"/>
          <w:rtl/>
          <w:lang w:eastAsia="he-IL" w:bidi="he-IL"/>
        </w:rPr>
      </w:pPr>
    </w:p>
    <w:p w:rsidR="00E64896" w:rsidRDefault="00E64896" w:rsidP="0097765A">
      <w:pPr>
        <w:spacing w:after="0" w:line="240" w:lineRule="auto"/>
        <w:rPr>
          <w:rFonts w:ascii="Arial" w:eastAsia="Times New Roman" w:hAnsi="Arial" w:cs="Arial"/>
          <w:b/>
          <w:bCs/>
          <w:color w:val="auto"/>
          <w:sz w:val="26"/>
          <w:szCs w:val="26"/>
          <w:u w:val="single"/>
          <w:rtl/>
          <w:lang w:eastAsia="he-IL" w:bidi="he-IL"/>
        </w:rPr>
      </w:pPr>
    </w:p>
    <w:p w:rsidR="0097765A" w:rsidRDefault="0097765A" w:rsidP="0097765A">
      <w:pPr>
        <w:spacing w:after="0" w:line="240" w:lineRule="auto"/>
        <w:rPr>
          <w:rFonts w:ascii="Arial" w:eastAsia="Times New Roman" w:hAnsi="Arial" w:cs="Arial"/>
          <w:b/>
          <w:bCs/>
          <w:color w:val="auto"/>
          <w:sz w:val="26"/>
          <w:szCs w:val="26"/>
          <w:u w:val="single"/>
          <w:rtl/>
          <w:lang w:eastAsia="he-IL" w:bidi="he-IL"/>
        </w:rPr>
      </w:pPr>
      <w:r w:rsidRPr="00581C47">
        <w:rPr>
          <w:rFonts w:ascii="Arial" w:eastAsia="Times New Roman" w:hAnsi="Arial" w:cs="Arial"/>
          <w:b/>
          <w:bCs/>
          <w:color w:val="auto"/>
          <w:sz w:val="26"/>
          <w:szCs w:val="26"/>
          <w:u w:val="single"/>
          <w:rtl/>
          <w:lang w:eastAsia="he-IL" w:bidi="he-IL"/>
        </w:rPr>
        <w:t xml:space="preserve">פירוט תפקידים וניסיון </w:t>
      </w:r>
      <w:r w:rsidRPr="00581C47">
        <w:rPr>
          <w:rFonts w:ascii="Arial" w:eastAsia="Times New Roman" w:hAnsi="Arial" w:cs="Arial" w:hint="cs"/>
          <w:b/>
          <w:bCs/>
          <w:color w:val="auto"/>
          <w:sz w:val="26"/>
          <w:szCs w:val="26"/>
          <w:u w:val="single"/>
          <w:rtl/>
          <w:lang w:eastAsia="he-IL" w:bidi="he-IL"/>
        </w:rPr>
        <w:t>מקצועי</w:t>
      </w:r>
      <w:r w:rsidRPr="00581C47">
        <w:rPr>
          <w:rFonts w:ascii="Arial" w:eastAsia="Times New Roman" w:hAnsi="Arial" w:cs="Arial"/>
          <w:b/>
          <w:bCs/>
          <w:color w:val="auto"/>
          <w:sz w:val="26"/>
          <w:szCs w:val="26"/>
          <w:u w:val="single"/>
          <w:rtl/>
          <w:lang w:eastAsia="he-IL" w:bidi="he-IL"/>
        </w:rPr>
        <w:t>:</w:t>
      </w:r>
    </w:p>
    <w:p w:rsidR="000E6615" w:rsidRDefault="000E6615" w:rsidP="0097765A">
      <w:pPr>
        <w:spacing w:after="0" w:line="240" w:lineRule="auto"/>
        <w:rPr>
          <w:rFonts w:ascii="Arial" w:eastAsia="Times New Roman" w:hAnsi="Arial" w:cs="Arial"/>
          <w:b/>
          <w:bCs/>
          <w:color w:val="auto"/>
          <w:sz w:val="26"/>
          <w:szCs w:val="26"/>
          <w:u w:val="single"/>
          <w:rtl/>
          <w:lang w:eastAsia="he-IL" w:bidi="he-IL"/>
        </w:rPr>
      </w:pPr>
    </w:p>
    <w:p w:rsidR="002E0970" w:rsidRPr="00C23EF6" w:rsidRDefault="002E0970" w:rsidP="002E0970">
      <w:pPr>
        <w:spacing w:after="0" w:line="240" w:lineRule="auto"/>
        <w:rPr>
          <w:ins w:id="1" w:author="אבי אדר" w:date="2023-02-18T11:16:00Z"/>
          <w:rFonts w:ascii="Arial" w:eastAsia="Times New Roman" w:hAnsi="Arial" w:cs="Arial"/>
          <w:b/>
          <w:bCs/>
          <w:color w:val="auto"/>
          <w:sz w:val="24"/>
          <w:szCs w:val="24"/>
          <w:rtl/>
          <w:lang w:eastAsia="he-IL" w:bidi="he-IL"/>
        </w:rPr>
      </w:pPr>
      <w:r w:rsidRPr="00EF3004">
        <w:rPr>
          <w:rFonts w:ascii="Arial" w:eastAsia="Times New Roman" w:hAnsi="Arial" w:cs="Arial" w:hint="cs"/>
          <w:b/>
          <w:bCs/>
          <w:color w:val="auto"/>
          <w:szCs w:val="22"/>
          <w:rtl/>
          <w:lang w:eastAsia="he-IL" w:bidi="he-IL"/>
        </w:rPr>
        <w:t>202</w:t>
      </w:r>
      <w:r w:rsidR="00AE4CEA">
        <w:rPr>
          <w:rFonts w:ascii="Arial" w:eastAsia="Times New Roman" w:hAnsi="Arial" w:cs="Arial" w:hint="cs"/>
          <w:b/>
          <w:bCs/>
          <w:color w:val="auto"/>
          <w:szCs w:val="22"/>
          <w:rtl/>
          <w:lang w:eastAsia="he-IL" w:bidi="he-IL"/>
        </w:rPr>
        <w:t>2</w:t>
      </w:r>
      <w:r>
        <w:rPr>
          <w:rFonts w:ascii="Arial" w:eastAsia="Times New Roman" w:hAnsi="Arial" w:cs="Arial" w:hint="cs"/>
          <w:b/>
          <w:bCs/>
          <w:color w:val="auto"/>
          <w:sz w:val="24"/>
          <w:szCs w:val="24"/>
          <w:rtl/>
          <w:lang w:eastAsia="he-IL" w:bidi="he-IL"/>
        </w:rPr>
        <w:t xml:space="preserve"> -</w:t>
      </w:r>
      <w:r w:rsidRPr="007F105E">
        <w:rPr>
          <w:rFonts w:ascii="Arial" w:eastAsia="Times New Roman" w:hAnsi="Arial" w:cs="Arial"/>
          <w:b/>
          <w:bCs/>
          <w:color w:val="auto"/>
          <w:sz w:val="24"/>
          <w:szCs w:val="24"/>
          <w:rtl/>
          <w:lang w:eastAsia="he-IL" w:bidi="he-IL"/>
        </w:rPr>
        <w:tab/>
      </w:r>
      <w:r w:rsidRPr="007F105E">
        <w:rPr>
          <w:rFonts w:ascii="Arial" w:eastAsia="Times New Roman" w:hAnsi="Arial" w:cs="Arial"/>
          <w:b/>
          <w:bCs/>
          <w:color w:val="auto"/>
          <w:sz w:val="24"/>
          <w:szCs w:val="24"/>
          <w:rtl/>
          <w:lang w:eastAsia="he-IL" w:bidi="he-IL"/>
        </w:rPr>
        <w:tab/>
      </w:r>
      <w:r w:rsidRPr="007F105E">
        <w:rPr>
          <w:rFonts w:ascii="Arial" w:eastAsia="Times New Roman" w:hAnsi="Arial" w:cs="Arial"/>
          <w:b/>
          <w:bCs/>
          <w:color w:val="auto"/>
          <w:sz w:val="24"/>
          <w:szCs w:val="24"/>
          <w:rtl/>
          <w:lang w:eastAsia="he-IL" w:bidi="he-IL"/>
        </w:rPr>
        <w:tab/>
      </w:r>
      <w:r>
        <w:rPr>
          <w:rFonts w:ascii="Arial" w:eastAsia="Times New Roman" w:hAnsi="Arial" w:cs="Arial" w:hint="cs"/>
          <w:b/>
          <w:bCs/>
          <w:color w:val="auto"/>
          <w:sz w:val="24"/>
          <w:szCs w:val="24"/>
          <w:u w:val="single"/>
          <w:rtl/>
          <w:lang w:eastAsia="he-IL" w:bidi="he-IL"/>
        </w:rPr>
        <w:t>איש מכירות במוקד אלקטרה פאוואר</w:t>
      </w:r>
    </w:p>
    <w:p w:rsidR="002E0970" w:rsidRDefault="00E11C5B" w:rsidP="002E0970">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bookmarkStart w:id="2" w:name="_Hlk138508299"/>
      <w:r>
        <w:rPr>
          <w:rFonts w:ascii="Arial" w:eastAsia="Times New Roman" w:hAnsi="Arial" w:cs="Arial" w:hint="cs"/>
          <w:color w:val="auto"/>
          <w:szCs w:val="22"/>
          <w:rtl/>
          <w:lang w:eastAsia="he-IL" w:bidi="he-IL"/>
        </w:rPr>
        <w:t xml:space="preserve">המוקד מטפל בשיווק ומכירה של שירותי חשמל אלטרנטיביים לחברת החשמל ובמסגרת הרפורמה בשוק החשמל </w:t>
      </w:r>
      <w:r w:rsidR="00E46C2A">
        <w:rPr>
          <w:rFonts w:ascii="Arial" w:eastAsia="Times New Roman" w:hAnsi="Arial" w:cs="Arial" w:hint="cs"/>
          <w:color w:val="auto"/>
          <w:szCs w:val="22"/>
          <w:rtl/>
          <w:lang w:eastAsia="he-IL" w:bidi="he-IL"/>
        </w:rPr>
        <w:t>מוצעת</w:t>
      </w:r>
      <w:r>
        <w:rPr>
          <w:rFonts w:ascii="Arial" w:eastAsia="Times New Roman" w:hAnsi="Arial" w:cs="Arial" w:hint="cs"/>
          <w:color w:val="auto"/>
          <w:szCs w:val="22"/>
          <w:rtl/>
          <w:lang w:eastAsia="he-IL" w:bidi="he-IL"/>
        </w:rPr>
        <w:t xml:space="preserve"> הוזלה של תעריפי החשמל באמצעות ניוד לשירותי החברה.</w:t>
      </w:r>
    </w:p>
    <w:bookmarkEnd w:id="2"/>
    <w:p w:rsidR="00E11C5B" w:rsidRPr="00E11C5B" w:rsidRDefault="00E11C5B" w:rsidP="00E11C5B">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קבלת שיחות נכנסות במוקד החברה וביצוע שיחות מכירה ללקוחות פרטיים וללקוחות עסקיים.</w:t>
      </w:r>
    </w:p>
    <w:p w:rsidR="00AE4CEA" w:rsidRDefault="002E0970" w:rsidP="002E0970">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בניית תסריט שיחה שבו הוצגו שירותי החברה</w:t>
      </w:r>
      <w:r w:rsidR="00AE4CEA">
        <w:rPr>
          <w:rFonts w:ascii="Arial" w:eastAsia="Times New Roman" w:hAnsi="Arial" w:cs="Arial" w:hint="cs"/>
          <w:color w:val="auto"/>
          <w:szCs w:val="22"/>
          <w:rtl/>
          <w:lang w:eastAsia="he-IL" w:bidi="he-IL"/>
        </w:rPr>
        <w:t xml:space="preserve"> הן למגזר הפרטי והן למגזר העסקי.</w:t>
      </w:r>
    </w:p>
    <w:p w:rsidR="00AE4CEA" w:rsidRDefault="00AE4CEA" w:rsidP="002E0970">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עריכת פרזנטציות ללקוחות פוטנציאליים, ביצוע סימולציות מכירה, איתור והתגברות על התנגדויות.</w:t>
      </w:r>
    </w:p>
    <w:p w:rsidR="002E0970" w:rsidRDefault="00AE4CEA" w:rsidP="002E0970">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החתמת לקוחות על חוזים דיגיטליים ומתן חיזוק לאחר מכירה.</w:t>
      </w:r>
      <w:r w:rsidR="002E0970">
        <w:rPr>
          <w:rFonts w:ascii="Arial" w:eastAsia="Times New Roman" w:hAnsi="Arial" w:cs="Arial" w:hint="cs"/>
          <w:color w:val="auto"/>
          <w:szCs w:val="22"/>
          <w:rtl/>
          <w:lang w:eastAsia="he-IL" w:bidi="he-IL"/>
        </w:rPr>
        <w:t xml:space="preserve"> </w:t>
      </w:r>
    </w:p>
    <w:p w:rsidR="002E0970" w:rsidRDefault="002E0970" w:rsidP="002E0970">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 xml:space="preserve">מבין 25 מוקדנים </w:t>
      </w:r>
      <w:r w:rsidR="00AE4CEA">
        <w:rPr>
          <w:rFonts w:ascii="Arial" w:eastAsia="Times New Roman" w:hAnsi="Arial" w:cs="Arial" w:hint="cs"/>
          <w:color w:val="auto"/>
          <w:szCs w:val="22"/>
          <w:rtl/>
          <w:lang w:eastAsia="he-IL" w:bidi="he-IL"/>
        </w:rPr>
        <w:t>הובלה קבועה</w:t>
      </w:r>
      <w:r>
        <w:rPr>
          <w:rFonts w:ascii="Arial" w:eastAsia="Times New Roman" w:hAnsi="Arial" w:cs="Arial" w:hint="cs"/>
          <w:color w:val="auto"/>
          <w:szCs w:val="22"/>
          <w:rtl/>
          <w:lang w:eastAsia="he-IL" w:bidi="he-IL"/>
        </w:rPr>
        <w:t xml:space="preserve"> מדי יום בכמות החוזים שנחתמו.</w:t>
      </w:r>
    </w:p>
    <w:p w:rsidR="0037717C" w:rsidRDefault="0037717C" w:rsidP="0097765A">
      <w:pPr>
        <w:spacing w:after="0" w:line="240" w:lineRule="auto"/>
        <w:rPr>
          <w:rFonts w:ascii="Arial" w:eastAsia="Times New Roman" w:hAnsi="Arial" w:cs="Arial"/>
          <w:b/>
          <w:bCs/>
          <w:color w:val="auto"/>
          <w:sz w:val="26"/>
          <w:szCs w:val="26"/>
          <w:u w:val="single"/>
          <w:rtl/>
          <w:lang w:eastAsia="he-IL" w:bidi="he-IL"/>
        </w:rPr>
      </w:pPr>
    </w:p>
    <w:p w:rsidR="0037717C" w:rsidRPr="00DF74FE" w:rsidRDefault="00AE4CEA" w:rsidP="0037717C">
      <w:pPr>
        <w:spacing w:after="0" w:line="240" w:lineRule="auto"/>
        <w:rPr>
          <w:ins w:id="3" w:author="אבי אדר" w:date="2023-02-18T11:16:00Z"/>
          <w:rFonts w:ascii="Arial" w:eastAsia="Times New Roman" w:hAnsi="Arial" w:cs="Arial"/>
          <w:b/>
          <w:bCs/>
          <w:color w:val="auto"/>
          <w:sz w:val="24"/>
          <w:szCs w:val="24"/>
          <w:u w:val="single"/>
          <w:lang w:eastAsia="he-IL" w:bidi="he-IL"/>
        </w:rPr>
      </w:pPr>
      <w:bookmarkStart w:id="4" w:name="_Hlk138018877"/>
      <w:r w:rsidRPr="00697F8B">
        <w:rPr>
          <w:rFonts w:ascii="Arial" w:eastAsia="Times New Roman" w:hAnsi="Arial" w:cs="Arial"/>
          <w:b/>
          <w:bCs/>
          <w:color w:val="auto"/>
          <w:szCs w:val="22"/>
          <w:rtl/>
          <w:lang w:eastAsia="he-IL" w:bidi="he-IL"/>
        </w:rPr>
        <w:t>20</w:t>
      </w:r>
      <w:r>
        <w:rPr>
          <w:rFonts w:ascii="Arial" w:eastAsia="Times New Roman" w:hAnsi="Arial" w:cs="Arial" w:hint="cs"/>
          <w:b/>
          <w:bCs/>
          <w:color w:val="auto"/>
          <w:szCs w:val="22"/>
          <w:rtl/>
          <w:lang w:eastAsia="he-IL" w:bidi="he-IL"/>
        </w:rPr>
        <w:t>20</w:t>
      </w:r>
      <w:r w:rsidRPr="00C23EF6">
        <w:rPr>
          <w:rFonts w:ascii="Arial" w:eastAsia="Times New Roman" w:hAnsi="Arial" w:cs="Arial"/>
          <w:b/>
          <w:bCs/>
          <w:color w:val="auto"/>
          <w:szCs w:val="22"/>
          <w:rtl/>
          <w:lang w:eastAsia="he-IL" w:bidi="he-IL"/>
        </w:rPr>
        <w:t xml:space="preserve"> </w:t>
      </w:r>
      <w:r w:rsidRPr="00697F8B">
        <w:rPr>
          <w:rFonts w:ascii="Arial" w:eastAsia="Times New Roman" w:hAnsi="Arial" w:cs="Arial"/>
          <w:b/>
          <w:bCs/>
          <w:color w:val="auto"/>
          <w:szCs w:val="22"/>
          <w:rtl/>
          <w:lang w:eastAsia="he-IL" w:bidi="he-IL"/>
        </w:rPr>
        <w:t>-</w:t>
      </w:r>
      <w:r w:rsidRPr="00697F8B">
        <w:rPr>
          <w:rFonts w:ascii="Arial" w:eastAsia="Times New Roman" w:hAnsi="Arial" w:cs="Arial"/>
          <w:b/>
          <w:bCs/>
          <w:color w:val="auto"/>
          <w:szCs w:val="22"/>
          <w:rtl/>
          <w:lang w:eastAsia="he-IL" w:bidi="he-IL"/>
        </w:rPr>
        <w:tab/>
      </w:r>
      <w:r w:rsidRPr="0037717C">
        <w:rPr>
          <w:rFonts w:ascii="Arial" w:eastAsia="Times New Roman" w:hAnsi="Arial" w:cs="Arial" w:hint="cs"/>
          <w:b/>
          <w:bCs/>
          <w:color w:val="auto"/>
          <w:szCs w:val="22"/>
          <w:rtl/>
          <w:lang w:eastAsia="he-IL" w:bidi="he-IL"/>
        </w:rPr>
        <w:t>202</w:t>
      </w:r>
      <w:r>
        <w:rPr>
          <w:rFonts w:ascii="Arial" w:eastAsia="Times New Roman" w:hAnsi="Arial" w:cs="Arial" w:hint="cs"/>
          <w:b/>
          <w:bCs/>
          <w:color w:val="auto"/>
          <w:szCs w:val="22"/>
          <w:rtl/>
          <w:lang w:eastAsia="he-IL" w:bidi="he-IL"/>
        </w:rPr>
        <w:t>2</w:t>
      </w:r>
      <w:r w:rsidR="0037717C" w:rsidRPr="007F105E">
        <w:rPr>
          <w:rFonts w:ascii="Arial" w:eastAsia="Times New Roman" w:hAnsi="Arial" w:cs="Arial"/>
          <w:b/>
          <w:bCs/>
          <w:color w:val="auto"/>
          <w:sz w:val="24"/>
          <w:szCs w:val="24"/>
          <w:rtl/>
          <w:lang w:eastAsia="he-IL" w:bidi="he-IL"/>
        </w:rPr>
        <w:tab/>
      </w:r>
      <w:r w:rsidR="0037717C" w:rsidRPr="007F105E">
        <w:rPr>
          <w:rFonts w:ascii="Arial" w:eastAsia="Times New Roman" w:hAnsi="Arial" w:cs="Arial"/>
          <w:b/>
          <w:bCs/>
          <w:color w:val="auto"/>
          <w:sz w:val="24"/>
          <w:szCs w:val="24"/>
          <w:rtl/>
          <w:lang w:eastAsia="he-IL" w:bidi="he-IL"/>
        </w:rPr>
        <w:tab/>
      </w:r>
      <w:bookmarkStart w:id="5" w:name="_Hlk138603277"/>
      <w:r w:rsidR="00135851" w:rsidRPr="00135851">
        <w:rPr>
          <w:rFonts w:ascii="Arial" w:eastAsia="Times New Roman" w:hAnsi="Arial" w:cs="Arial" w:hint="cs"/>
          <w:b/>
          <w:bCs/>
          <w:color w:val="auto"/>
          <w:sz w:val="24"/>
          <w:szCs w:val="24"/>
          <w:u w:val="single"/>
          <w:rtl/>
          <w:lang w:eastAsia="he-IL" w:bidi="he-IL"/>
        </w:rPr>
        <w:t xml:space="preserve">מנהל שיווק ומכירות </w:t>
      </w:r>
      <w:r w:rsidR="0037717C">
        <w:rPr>
          <w:rFonts w:ascii="Arial" w:eastAsia="Times New Roman" w:hAnsi="Arial" w:cs="Arial" w:hint="cs"/>
          <w:b/>
          <w:bCs/>
          <w:color w:val="auto"/>
          <w:sz w:val="24"/>
          <w:szCs w:val="24"/>
          <w:u w:val="single"/>
          <w:rtl/>
          <w:lang w:eastAsia="he-IL" w:bidi="he-IL"/>
        </w:rPr>
        <w:t>בחברת "אקו טרמו"</w:t>
      </w:r>
    </w:p>
    <w:p w:rsidR="0037717C" w:rsidRDefault="00135851"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ניהול השיווק והמכירות של</w:t>
      </w:r>
      <w:ins w:id="6" w:author="אבי אדר" w:date="2023-02-18T11:16:00Z">
        <w:r w:rsidR="0037717C">
          <w:rPr>
            <w:rFonts w:ascii="Arial" w:eastAsia="Times New Roman" w:hAnsi="Arial" w:cs="Arial" w:hint="cs"/>
            <w:color w:val="auto"/>
            <w:szCs w:val="22"/>
            <w:rtl/>
            <w:lang w:eastAsia="he-IL" w:bidi="he-IL"/>
          </w:rPr>
          <w:t xml:space="preserve"> </w:t>
        </w:r>
      </w:ins>
      <w:r w:rsidR="0037717C">
        <w:rPr>
          <w:rFonts w:ascii="Arial" w:eastAsia="Times New Roman" w:hAnsi="Arial" w:cs="Arial" w:hint="cs"/>
          <w:color w:val="auto"/>
          <w:szCs w:val="22"/>
          <w:rtl/>
          <w:lang w:eastAsia="he-IL" w:bidi="he-IL"/>
        </w:rPr>
        <w:t>מערכות לחמום מים באמצעות חשמל למגזר הביתי והמוסדי.</w:t>
      </w:r>
    </w:p>
    <w:p w:rsidR="0037717C" w:rsidRDefault="0037717C"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ביצוע מכירות בפועל באמצעות שיחות נכנסות של לידים שפנו לחברה וגילו עניין והשאירו פרטי התקשרות.</w:t>
      </w:r>
    </w:p>
    <w:p w:rsidR="0037717C" w:rsidRDefault="0037717C"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ייזום ופנייה לגופים מוסדיים, חברות קבלניות מתחום הבניין (כמו שיכון ובינוי), חברות מתחום התעשייה (כמו קונצרן שטראוס), בתי חולים (כמו בית חולים אסף הרופא), חברות אחזקה וועדי בתים של מתחמי בניינים (כמו מגדלי הצעירים בתל אביב) ועוד.</w:t>
      </w:r>
    </w:p>
    <w:p w:rsidR="0037717C" w:rsidRDefault="0037717C"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תכנון, ייזום, איתור ופילוח שווקים פוטנציאליים, קביעת פגישות, עריכת פרזנטציות, ב</w:t>
      </w:r>
      <w:r w:rsidR="00C36970">
        <w:rPr>
          <w:rFonts w:ascii="Arial" w:eastAsia="Times New Roman" w:hAnsi="Arial" w:cs="Arial" w:hint="cs"/>
          <w:color w:val="auto"/>
          <w:szCs w:val="22"/>
          <w:rtl/>
          <w:lang w:eastAsia="he-IL" w:bidi="he-IL"/>
        </w:rPr>
        <w:t>נ</w:t>
      </w:r>
      <w:r>
        <w:rPr>
          <w:rFonts w:ascii="Arial" w:eastAsia="Times New Roman" w:hAnsi="Arial" w:cs="Arial" w:hint="cs"/>
          <w:color w:val="auto"/>
          <w:szCs w:val="22"/>
          <w:rtl/>
          <w:lang w:eastAsia="he-IL" w:bidi="he-IL"/>
        </w:rPr>
        <w:t>יית הצעות מחיר והסכמים ומעקב אחר התקדמות עד השלב של חתימת הסכמים.</w:t>
      </w:r>
    </w:p>
    <w:p w:rsidR="0037717C" w:rsidRDefault="0037717C"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פיתוח עסקי הכולל התאמת מוצרים ללקוחות פוטנציאליים ושיתופי פעולה לשילוב מוצרי החברה בשלב כתבי כמויות עם אדריכלים, מתכננים ומנהלי חברות.</w:t>
      </w:r>
    </w:p>
    <w:p w:rsidR="0037717C" w:rsidRDefault="0037717C" w:rsidP="0037717C">
      <w:pPr>
        <w:numPr>
          <w:ilvl w:val="0"/>
          <w:numId w:val="41"/>
        </w:numPr>
        <w:tabs>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ליווי לקוחות משלב הפניה, תאומי פגישות, ביצוע פגישות בפועל, ביצוע המכירה, ניהול משא ומתן, עריכת הסכמים ותיאומי התקנה, גביה, כולל מענה לתקלות לאחר ההתקנה.</w:t>
      </w:r>
    </w:p>
    <w:bookmarkEnd w:id="4"/>
    <w:bookmarkEnd w:id="5"/>
    <w:p w:rsidR="0037717C" w:rsidRDefault="0037717C" w:rsidP="0037717C">
      <w:pPr>
        <w:spacing w:after="0" w:line="240" w:lineRule="auto"/>
        <w:rPr>
          <w:ins w:id="7" w:author="אבי אדר" w:date="2023-02-18T11:16:00Z"/>
          <w:rFonts w:ascii="Arial" w:eastAsia="Times New Roman" w:hAnsi="Arial" w:cs="Arial" w:hint="cs"/>
          <w:b/>
          <w:bCs/>
          <w:color w:val="auto"/>
          <w:sz w:val="26"/>
          <w:szCs w:val="26"/>
          <w:u w:val="single"/>
          <w:rtl/>
          <w:lang w:eastAsia="he-IL" w:bidi="he-IL"/>
        </w:rPr>
      </w:pPr>
    </w:p>
    <w:p w:rsidR="00C23EF6" w:rsidRPr="00C23EF6" w:rsidRDefault="00C23EF6" w:rsidP="00C23EF6">
      <w:pPr>
        <w:spacing w:after="0" w:line="240" w:lineRule="auto"/>
        <w:rPr>
          <w:rFonts w:ascii="Arial" w:eastAsia="Times New Roman" w:hAnsi="Arial" w:cs="Arial"/>
          <w:b/>
          <w:bCs/>
          <w:color w:val="auto"/>
          <w:sz w:val="24"/>
          <w:szCs w:val="24"/>
          <w:lang w:eastAsia="he-IL" w:bidi="he-IL"/>
        </w:rPr>
      </w:pPr>
      <w:bookmarkStart w:id="8" w:name="_Hlk65660508"/>
      <w:bookmarkStart w:id="9" w:name="_Hlk65663876"/>
      <w:bookmarkStart w:id="10" w:name="_Hlk138019820"/>
      <w:r w:rsidRPr="00697F8B">
        <w:rPr>
          <w:rFonts w:ascii="Arial" w:eastAsia="Times New Roman" w:hAnsi="Arial" w:cs="Arial"/>
          <w:b/>
          <w:bCs/>
          <w:color w:val="auto"/>
          <w:szCs w:val="22"/>
          <w:rtl/>
          <w:lang w:eastAsia="he-IL" w:bidi="he-IL"/>
        </w:rPr>
        <w:t>201</w:t>
      </w:r>
      <w:r w:rsidRPr="00697F8B">
        <w:rPr>
          <w:rFonts w:ascii="Arial" w:eastAsia="Times New Roman" w:hAnsi="Arial" w:cs="Arial" w:hint="cs"/>
          <w:b/>
          <w:bCs/>
          <w:color w:val="auto"/>
          <w:szCs w:val="22"/>
          <w:rtl/>
          <w:lang w:eastAsia="he-IL" w:bidi="he-IL"/>
        </w:rPr>
        <w:t>8</w:t>
      </w:r>
      <w:r w:rsidRPr="00C23EF6">
        <w:rPr>
          <w:rFonts w:ascii="Arial" w:eastAsia="Times New Roman" w:hAnsi="Arial" w:cs="Arial"/>
          <w:b/>
          <w:bCs/>
          <w:color w:val="auto"/>
          <w:szCs w:val="22"/>
          <w:rtl/>
          <w:lang w:eastAsia="he-IL" w:bidi="he-IL"/>
        </w:rPr>
        <w:t xml:space="preserve"> </w:t>
      </w:r>
      <w:r w:rsidRPr="00697F8B">
        <w:rPr>
          <w:rFonts w:ascii="Arial" w:eastAsia="Times New Roman" w:hAnsi="Arial" w:cs="Arial"/>
          <w:b/>
          <w:bCs/>
          <w:color w:val="auto"/>
          <w:szCs w:val="22"/>
          <w:rtl/>
          <w:lang w:eastAsia="he-IL" w:bidi="he-IL"/>
        </w:rPr>
        <w:t>-</w:t>
      </w:r>
      <w:bookmarkEnd w:id="9"/>
      <w:r w:rsidRPr="00697F8B">
        <w:rPr>
          <w:rFonts w:ascii="Arial" w:eastAsia="Times New Roman" w:hAnsi="Arial" w:cs="Arial"/>
          <w:b/>
          <w:bCs/>
          <w:color w:val="auto"/>
          <w:szCs w:val="22"/>
          <w:rtl/>
          <w:lang w:eastAsia="he-IL" w:bidi="he-IL"/>
        </w:rPr>
        <w:tab/>
      </w:r>
      <w:bookmarkEnd w:id="8"/>
      <w:r w:rsidR="0037717C" w:rsidRPr="0037717C">
        <w:rPr>
          <w:rFonts w:ascii="Arial" w:eastAsia="Times New Roman" w:hAnsi="Arial" w:cs="Arial" w:hint="cs"/>
          <w:b/>
          <w:bCs/>
          <w:color w:val="auto"/>
          <w:szCs w:val="22"/>
          <w:rtl/>
          <w:lang w:eastAsia="he-IL" w:bidi="he-IL"/>
        </w:rPr>
        <w:t>2020</w:t>
      </w:r>
      <w:bookmarkEnd w:id="10"/>
      <w:r w:rsidRPr="00C23EF6">
        <w:rPr>
          <w:rFonts w:ascii="Arial" w:eastAsia="Times New Roman" w:hAnsi="Arial" w:cs="Arial"/>
          <w:b/>
          <w:bCs/>
          <w:color w:val="auto"/>
          <w:sz w:val="24"/>
          <w:szCs w:val="24"/>
          <w:rtl/>
          <w:lang w:eastAsia="he-IL" w:bidi="he-IL"/>
        </w:rPr>
        <w:tab/>
      </w:r>
      <w:r w:rsidRPr="00C23EF6">
        <w:rPr>
          <w:rFonts w:ascii="Arial" w:eastAsia="Times New Roman" w:hAnsi="Arial" w:cs="Arial" w:hint="cs"/>
          <w:color w:val="auto"/>
          <w:sz w:val="24"/>
          <w:szCs w:val="24"/>
          <w:rtl/>
          <w:lang w:eastAsia="he-IL" w:bidi="he-IL"/>
        </w:rPr>
        <w:t xml:space="preserve">     </w:t>
      </w:r>
      <w:r w:rsidR="00266A68">
        <w:rPr>
          <w:rFonts w:ascii="Arial" w:eastAsia="Times New Roman" w:hAnsi="Arial" w:cs="Arial"/>
          <w:color w:val="auto"/>
          <w:sz w:val="24"/>
          <w:szCs w:val="24"/>
          <w:rtl/>
          <w:lang w:eastAsia="he-IL" w:bidi="he-IL"/>
        </w:rPr>
        <w:tab/>
      </w:r>
      <w:r w:rsidRPr="00C23EF6">
        <w:rPr>
          <w:rFonts w:ascii="Arial" w:eastAsia="Times New Roman" w:hAnsi="Arial" w:cs="Arial" w:hint="cs"/>
          <w:b/>
          <w:bCs/>
          <w:color w:val="auto"/>
          <w:sz w:val="24"/>
          <w:szCs w:val="24"/>
          <w:u w:val="single"/>
          <w:rtl/>
          <w:lang w:eastAsia="he-IL" w:bidi="he-IL"/>
        </w:rPr>
        <w:t>מנהל שיווק ומכירות בקבוצת "ברון"</w:t>
      </w:r>
    </w:p>
    <w:p w:rsidR="00B76BFA" w:rsidRDefault="00B76BFA" w:rsidP="002E73F4">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hint="cs"/>
          <w:color w:val="auto"/>
          <w:szCs w:val="22"/>
          <w:lang w:eastAsia="he-IL" w:bidi="he-IL"/>
        </w:rPr>
      </w:pPr>
      <w:r>
        <w:rPr>
          <w:rFonts w:ascii="Arial" w:eastAsia="Times New Roman" w:hAnsi="Arial" w:cs="Arial" w:hint="cs"/>
          <w:color w:val="auto"/>
          <w:szCs w:val="22"/>
          <w:rtl/>
          <w:lang w:eastAsia="he-IL" w:bidi="he-IL"/>
        </w:rPr>
        <w:t>ניהול השיווק וה</w:t>
      </w:r>
      <w:r w:rsidRPr="00D1581E">
        <w:rPr>
          <w:rFonts w:ascii="Arial" w:eastAsia="Times New Roman" w:hAnsi="Arial" w:cs="Arial"/>
          <w:color w:val="auto"/>
          <w:szCs w:val="22"/>
          <w:rtl/>
          <w:lang w:eastAsia="he-IL" w:bidi="he-IL"/>
        </w:rPr>
        <w:t>מכיר</w:t>
      </w:r>
      <w:r w:rsidRPr="00D1581E">
        <w:rPr>
          <w:rFonts w:ascii="Arial" w:eastAsia="Times New Roman" w:hAnsi="Arial" w:cs="Arial" w:hint="cs"/>
          <w:color w:val="auto"/>
          <w:szCs w:val="22"/>
          <w:rtl/>
          <w:lang w:eastAsia="he-IL" w:bidi="he-IL"/>
        </w:rPr>
        <w:t>ו</w:t>
      </w:r>
      <w:r w:rsidRPr="00D1581E">
        <w:rPr>
          <w:rFonts w:ascii="Arial" w:eastAsia="Times New Roman" w:hAnsi="Arial" w:cs="Arial"/>
          <w:color w:val="auto"/>
          <w:szCs w:val="22"/>
          <w:rtl/>
          <w:lang w:eastAsia="he-IL" w:bidi="he-IL"/>
        </w:rPr>
        <w:t>ת</w:t>
      </w:r>
      <w:r>
        <w:rPr>
          <w:rFonts w:ascii="Arial" w:eastAsia="Times New Roman" w:hAnsi="Arial" w:cs="Arial" w:hint="cs"/>
          <w:color w:val="auto"/>
          <w:szCs w:val="22"/>
          <w:rtl/>
          <w:lang w:eastAsia="he-IL" w:bidi="he-IL"/>
        </w:rPr>
        <w:t xml:space="preserve"> של החברות בקבוצה שכוללים חברה בתחום העסקה ישירה וההשמה, חברה בתחום שירותי ניקיון בעיקר למוסדות וארגונים וחברה בתחום המדיה.</w:t>
      </w:r>
    </w:p>
    <w:p w:rsidR="00B76BFA" w:rsidRDefault="00B76BFA" w:rsidP="002E73F4">
      <w:pPr>
        <w:numPr>
          <w:ilvl w:val="0"/>
          <w:numId w:val="41"/>
        </w:numPr>
        <w:tabs>
          <w:tab w:val="clear" w:pos="-5591"/>
          <w:tab w:val="num" w:pos="1701"/>
        </w:tabs>
        <w:spacing w:after="0" w:line="240" w:lineRule="auto"/>
        <w:ind w:left="1701" w:right="0" w:hanging="318"/>
        <w:jc w:val="both"/>
        <w:rPr>
          <w:rFonts w:ascii="Arial" w:eastAsia="Times New Roman" w:hAnsi="Arial" w:cs="Arial" w:hint="cs"/>
          <w:color w:val="auto"/>
          <w:szCs w:val="22"/>
          <w:lang w:eastAsia="he-IL" w:bidi="he-IL"/>
        </w:rPr>
      </w:pPr>
      <w:r>
        <w:rPr>
          <w:rFonts w:ascii="Arial" w:eastAsia="Times New Roman" w:hAnsi="Arial" w:cs="Arial" w:hint="cs"/>
          <w:color w:val="auto"/>
          <w:szCs w:val="22"/>
          <w:rtl/>
          <w:lang w:eastAsia="he-IL" w:bidi="he-IL"/>
        </w:rPr>
        <w:t>איתור ומיון לקוחות פוטנציאליים למתן הצעות מחיר לשירותי החברה, איתור וקבלת לידים ממגוון מקורות.</w:t>
      </w:r>
    </w:p>
    <w:p w:rsidR="00B76BFA" w:rsidRDefault="00B76BFA" w:rsidP="002E73F4">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hint="cs"/>
          <w:color w:val="auto"/>
          <w:szCs w:val="22"/>
          <w:lang w:eastAsia="he-IL" w:bidi="he-IL"/>
        </w:rPr>
      </w:pPr>
      <w:r w:rsidRPr="00D1581E">
        <w:rPr>
          <w:rFonts w:ascii="Arial" w:eastAsia="Times New Roman" w:hAnsi="Arial" w:cs="Arial"/>
          <w:color w:val="auto"/>
          <w:szCs w:val="22"/>
          <w:rtl/>
          <w:lang w:eastAsia="he-IL" w:bidi="he-IL"/>
        </w:rPr>
        <w:t xml:space="preserve">טיפול בלקוחות משלב ההתעניינות, </w:t>
      </w:r>
      <w:r>
        <w:rPr>
          <w:rFonts w:ascii="Arial" w:eastAsia="Times New Roman" w:hAnsi="Arial" w:cs="Arial" w:hint="cs"/>
          <w:color w:val="auto"/>
          <w:szCs w:val="22"/>
          <w:rtl/>
          <w:lang w:eastAsia="he-IL" w:bidi="he-IL"/>
        </w:rPr>
        <w:t xml:space="preserve">תיאום פגישות, ביצוע פגישות בפועל עם לקוחות פוטנציאליים, העברת הצעות מחיר וניהול משא ומתן, </w:t>
      </w:r>
      <w:r w:rsidR="00A642EF">
        <w:rPr>
          <w:rFonts w:ascii="Arial" w:eastAsia="Times New Roman" w:hAnsi="Arial" w:cs="Arial" w:hint="cs"/>
          <w:color w:val="auto"/>
          <w:szCs w:val="22"/>
          <w:rtl/>
          <w:lang w:eastAsia="he-IL" w:bidi="he-IL"/>
        </w:rPr>
        <w:t>ע</w:t>
      </w:r>
      <w:r w:rsidRPr="00D1581E">
        <w:rPr>
          <w:rFonts w:ascii="Arial" w:eastAsia="Times New Roman" w:hAnsi="Arial" w:cs="Arial"/>
          <w:color w:val="auto"/>
          <w:szCs w:val="22"/>
          <w:rtl/>
          <w:lang w:eastAsia="he-IL" w:bidi="he-IL"/>
        </w:rPr>
        <w:t>ריכת הסכ</w:t>
      </w:r>
      <w:r>
        <w:rPr>
          <w:rFonts w:ascii="Arial" w:eastAsia="Times New Roman" w:hAnsi="Arial" w:cs="Arial" w:hint="cs"/>
          <w:color w:val="auto"/>
          <w:szCs w:val="22"/>
          <w:rtl/>
          <w:lang w:eastAsia="he-IL" w:bidi="he-IL"/>
        </w:rPr>
        <w:t>מים</w:t>
      </w:r>
      <w:r w:rsidRPr="00D1581E">
        <w:rPr>
          <w:rFonts w:ascii="Arial" w:eastAsia="Times New Roman" w:hAnsi="Arial" w:cs="Arial"/>
          <w:color w:val="auto"/>
          <w:szCs w:val="22"/>
          <w:rtl/>
          <w:lang w:eastAsia="he-IL" w:bidi="he-IL"/>
        </w:rPr>
        <w:t xml:space="preserve"> </w:t>
      </w:r>
      <w:r>
        <w:rPr>
          <w:rFonts w:ascii="Arial" w:eastAsia="Times New Roman" w:hAnsi="Arial" w:cs="Arial" w:hint="cs"/>
          <w:color w:val="auto"/>
          <w:szCs w:val="22"/>
          <w:rtl/>
          <w:lang w:eastAsia="he-IL" w:bidi="he-IL"/>
        </w:rPr>
        <w:t>וקביעת סדרי תשלומים, הפקת חשבוניות ומעקב אחר גביה ו</w:t>
      </w:r>
      <w:r w:rsidRPr="00D1581E">
        <w:rPr>
          <w:rFonts w:ascii="Arial" w:eastAsia="Times New Roman" w:hAnsi="Arial" w:cs="Arial"/>
          <w:color w:val="auto"/>
          <w:szCs w:val="22"/>
          <w:rtl/>
          <w:lang w:eastAsia="he-IL" w:bidi="he-IL"/>
        </w:rPr>
        <w:t>תשלומים</w:t>
      </w:r>
      <w:r>
        <w:rPr>
          <w:rFonts w:ascii="Arial" w:eastAsia="Times New Roman" w:hAnsi="Arial" w:cs="Arial" w:hint="cs"/>
          <w:color w:val="auto"/>
          <w:szCs w:val="22"/>
          <w:rtl/>
          <w:lang w:eastAsia="he-IL" w:bidi="he-IL"/>
        </w:rPr>
        <w:t>.</w:t>
      </w:r>
    </w:p>
    <w:p w:rsidR="00B76BFA" w:rsidRPr="00D1581E" w:rsidRDefault="00B76BFA" w:rsidP="002E73F4">
      <w:pPr>
        <w:numPr>
          <w:ilvl w:val="0"/>
          <w:numId w:val="41"/>
        </w:numPr>
        <w:tabs>
          <w:tab w:val="clear" w:pos="-5591"/>
          <w:tab w:val="num" w:pos="360"/>
          <w:tab w:val="num" w:pos="1417"/>
          <w:tab w:val="num" w:pos="1701"/>
          <w:tab w:val="num" w:pos="1800"/>
        </w:tabs>
        <w:spacing w:after="0" w:line="240" w:lineRule="auto"/>
        <w:ind w:left="1701" w:right="0" w:hanging="318"/>
        <w:jc w:val="both"/>
        <w:rPr>
          <w:rFonts w:ascii="Arial" w:eastAsia="Times New Roman" w:hAnsi="Arial" w:cs="Arial"/>
          <w:color w:val="auto"/>
          <w:szCs w:val="22"/>
          <w:lang w:eastAsia="he-IL" w:bidi="he-IL"/>
        </w:rPr>
      </w:pPr>
      <w:r w:rsidRPr="00076BF1">
        <w:rPr>
          <w:rFonts w:ascii="Arial" w:eastAsia="Times New Roman" w:hAnsi="Arial" w:cs="Arial"/>
          <w:color w:val="auto"/>
          <w:szCs w:val="22"/>
          <w:rtl/>
          <w:lang w:eastAsia="he-IL" w:bidi="he-IL"/>
        </w:rPr>
        <w:t xml:space="preserve">הכנת חומר שיווקי, </w:t>
      </w:r>
      <w:r w:rsidRPr="00076BF1">
        <w:rPr>
          <w:rFonts w:ascii="Arial" w:eastAsia="Times New Roman" w:hAnsi="Arial" w:cs="Arial" w:hint="cs"/>
          <w:color w:val="auto"/>
          <w:szCs w:val="22"/>
          <w:rtl/>
          <w:lang w:eastAsia="he-IL" w:bidi="he-IL"/>
        </w:rPr>
        <w:t>הכנת קטלוגים, מחירונים והצעות מחיר</w:t>
      </w:r>
      <w:r>
        <w:rPr>
          <w:rFonts w:ascii="Arial" w:eastAsia="Times New Roman" w:hAnsi="Arial" w:cs="Arial" w:hint="cs"/>
          <w:color w:val="auto"/>
          <w:szCs w:val="22"/>
          <w:rtl/>
          <w:lang w:eastAsia="he-IL" w:bidi="he-IL"/>
        </w:rPr>
        <w:t>,</w:t>
      </w:r>
      <w:r w:rsidRPr="00076BF1">
        <w:rPr>
          <w:rFonts w:ascii="Arial" w:eastAsia="Times New Roman" w:hAnsi="Arial" w:cs="Arial" w:hint="cs"/>
          <w:color w:val="auto"/>
          <w:szCs w:val="22"/>
          <w:rtl/>
          <w:lang w:eastAsia="he-IL" w:bidi="he-IL"/>
        </w:rPr>
        <w:t xml:space="preserve"> </w:t>
      </w:r>
      <w:r w:rsidRPr="00D1581E">
        <w:rPr>
          <w:rFonts w:ascii="Arial" w:eastAsia="Times New Roman" w:hAnsi="Arial" w:cs="Arial"/>
          <w:color w:val="auto"/>
          <w:szCs w:val="22"/>
          <w:rtl/>
          <w:lang w:eastAsia="he-IL" w:bidi="he-IL"/>
        </w:rPr>
        <w:t>בנייה, שיפור, ייעול ואחזקה של האתר האינטרנט, קידום האתר במדיית האינטרנט (באנרים, לינקים וכו') וצינורות פרסום</w:t>
      </w:r>
      <w:r>
        <w:rPr>
          <w:rFonts w:ascii="Arial" w:eastAsia="Times New Roman" w:hAnsi="Arial" w:cs="Arial" w:hint="cs"/>
          <w:color w:val="auto"/>
          <w:szCs w:val="22"/>
          <w:rtl/>
          <w:lang w:eastAsia="he-IL" w:bidi="he-IL"/>
        </w:rPr>
        <w:t>.</w:t>
      </w:r>
    </w:p>
    <w:p w:rsidR="00B76BFA" w:rsidRDefault="00B76BFA" w:rsidP="002E73F4">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hint="cs"/>
          <w:color w:val="auto"/>
          <w:szCs w:val="22"/>
          <w:lang w:eastAsia="he-IL" w:bidi="he-IL"/>
        </w:rPr>
      </w:pPr>
      <w:r w:rsidRPr="00D1581E">
        <w:rPr>
          <w:rFonts w:ascii="Arial" w:eastAsia="Times New Roman" w:hAnsi="Arial" w:cs="Arial"/>
          <w:color w:val="auto"/>
          <w:szCs w:val="22"/>
          <w:rtl/>
          <w:lang w:eastAsia="he-IL" w:bidi="he-IL"/>
        </w:rPr>
        <w:t xml:space="preserve">בנייה וגיבוש תקציב </w:t>
      </w:r>
      <w:r>
        <w:rPr>
          <w:rFonts w:ascii="Arial" w:eastAsia="Times New Roman" w:hAnsi="Arial" w:cs="Arial" w:hint="cs"/>
          <w:color w:val="auto"/>
          <w:szCs w:val="22"/>
          <w:rtl/>
          <w:lang w:eastAsia="he-IL" w:bidi="he-IL"/>
        </w:rPr>
        <w:t xml:space="preserve">שיווקי </w:t>
      </w:r>
      <w:r w:rsidRPr="00D1581E">
        <w:rPr>
          <w:rFonts w:ascii="Arial" w:eastAsia="Times New Roman" w:hAnsi="Arial" w:cs="Arial"/>
          <w:color w:val="auto"/>
          <w:szCs w:val="22"/>
          <w:rtl/>
          <w:lang w:eastAsia="he-IL" w:bidi="he-IL"/>
        </w:rPr>
        <w:t>תוך קביעת אבני בוחן במהלך הפעילות כולל דיווחים שוטפים לגורמי ההנהלה</w:t>
      </w:r>
      <w:r>
        <w:rPr>
          <w:rFonts w:ascii="Arial" w:eastAsia="Times New Roman" w:hAnsi="Arial" w:cs="Arial" w:hint="cs"/>
          <w:color w:val="auto"/>
          <w:szCs w:val="22"/>
          <w:rtl/>
          <w:lang w:eastAsia="he-IL" w:bidi="he-IL"/>
        </w:rPr>
        <w:t xml:space="preserve"> והבעלים,</w:t>
      </w:r>
      <w:r w:rsidRPr="00D1581E">
        <w:rPr>
          <w:rFonts w:ascii="Arial" w:eastAsia="Times New Roman" w:hAnsi="Arial" w:cs="Arial"/>
          <w:color w:val="auto"/>
          <w:szCs w:val="22"/>
          <w:rtl/>
          <w:lang w:eastAsia="he-IL" w:bidi="he-IL"/>
        </w:rPr>
        <w:t xml:space="preserve"> בחינה מתמדת ביעדי התקציב וביעדי המכירות.</w:t>
      </w:r>
    </w:p>
    <w:p w:rsidR="00B76BFA" w:rsidRDefault="00B76BFA" w:rsidP="002E73F4">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rPr>
      </w:pPr>
      <w:r w:rsidRPr="00076BF1">
        <w:rPr>
          <w:rFonts w:ascii="Arial" w:eastAsia="Times New Roman" w:hAnsi="Arial" w:cs="Arial" w:hint="cs"/>
          <w:color w:val="auto"/>
          <w:szCs w:val="22"/>
          <w:rtl/>
          <w:lang w:eastAsia="he-IL" w:bidi="he-IL"/>
        </w:rPr>
        <w:t>ניהול בפועל</w:t>
      </w:r>
      <w:r>
        <w:rPr>
          <w:rFonts w:ascii="Arial" w:eastAsia="Times New Roman" w:hAnsi="Arial" w:cs="Arial" w:hint="cs"/>
          <w:color w:val="auto"/>
          <w:szCs w:val="22"/>
          <w:rtl/>
          <w:lang w:eastAsia="he-IL" w:bidi="he-IL"/>
        </w:rPr>
        <w:t xml:space="preserve"> של אופרציה גדולה של עובדים ומנהלי תפעול, ניהול בפועל ל</w:t>
      </w:r>
      <w:r w:rsidRPr="00076BF1">
        <w:rPr>
          <w:rFonts w:ascii="Arial" w:eastAsia="Times New Roman" w:hAnsi="Arial" w:cs="Arial" w:hint="cs"/>
          <w:color w:val="auto"/>
          <w:szCs w:val="22"/>
          <w:rtl/>
          <w:lang w:eastAsia="he-IL" w:bidi="he-IL"/>
        </w:rPr>
        <w:t>תיקי לקוחות גדולים כמו</w:t>
      </w:r>
      <w:r>
        <w:rPr>
          <w:rFonts w:ascii="Arial" w:eastAsia="Times New Roman" w:hAnsi="Arial" w:cs="Arial" w:hint="cs"/>
          <w:color w:val="auto"/>
          <w:szCs w:val="22"/>
          <w:rtl/>
          <w:lang w:eastAsia="he-IL" w:bidi="he-IL"/>
        </w:rPr>
        <w:t>: חברות תנובה, שופרסל, קבוצת דיפלומט, וולי פוד, סנו, כימפל, גלובוס ועוד.</w:t>
      </w:r>
      <w:r w:rsidRPr="00076BF1">
        <w:rPr>
          <w:rFonts w:ascii="Arial" w:eastAsia="Times New Roman" w:hAnsi="Arial" w:cs="Arial" w:hint="cs"/>
          <w:color w:val="auto"/>
          <w:szCs w:val="22"/>
          <w:rtl/>
          <w:lang w:eastAsia="he-IL" w:bidi="he-IL"/>
        </w:rPr>
        <w:t xml:space="preserve"> </w:t>
      </w:r>
    </w:p>
    <w:p w:rsidR="00AE4CEA" w:rsidRDefault="00AE4CEA" w:rsidP="00AE4CEA">
      <w:pPr>
        <w:tabs>
          <w:tab w:val="num" w:pos="1701"/>
          <w:tab w:val="num" w:pos="1800"/>
        </w:tabs>
        <w:spacing w:after="0" w:line="240" w:lineRule="auto"/>
        <w:ind w:right="1800"/>
        <w:jc w:val="both"/>
        <w:rPr>
          <w:rFonts w:ascii="Arial" w:eastAsia="Times New Roman" w:hAnsi="Arial" w:cs="Arial"/>
          <w:color w:val="auto"/>
          <w:szCs w:val="22"/>
          <w:lang w:eastAsia="he-IL"/>
        </w:rPr>
      </w:pPr>
    </w:p>
    <w:p w:rsidR="00C23EF6" w:rsidRPr="00C23EF6" w:rsidRDefault="00C23EF6" w:rsidP="00C23EF6">
      <w:pPr>
        <w:tabs>
          <w:tab w:val="num" w:pos="360"/>
          <w:tab w:val="num" w:pos="1038"/>
          <w:tab w:val="num" w:pos="1800"/>
        </w:tabs>
        <w:spacing w:after="0"/>
        <w:ind w:left="1701" w:right="1800"/>
        <w:jc w:val="both"/>
        <w:rPr>
          <w:rFonts w:ascii="Arial" w:eastAsia="Times New Roman" w:hAnsi="Arial" w:cs="Arial"/>
          <w:color w:val="auto"/>
          <w:szCs w:val="22"/>
          <w:lang w:eastAsia="he-IL"/>
        </w:rPr>
      </w:pPr>
    </w:p>
    <w:p w:rsidR="00C23EF6" w:rsidRPr="00C23EF6" w:rsidRDefault="00C23EF6" w:rsidP="00C23EF6">
      <w:pPr>
        <w:tabs>
          <w:tab w:val="num" w:pos="1701"/>
          <w:tab w:val="num" w:pos="1800"/>
          <w:tab w:val="left" w:pos="1869"/>
        </w:tabs>
        <w:spacing w:after="0"/>
        <w:ind w:right="284"/>
        <w:jc w:val="both"/>
        <w:rPr>
          <w:rFonts w:ascii="Arial" w:eastAsia="Times New Roman" w:hAnsi="Arial" w:cs="Arial"/>
          <w:b/>
          <w:bCs/>
          <w:color w:val="auto"/>
          <w:sz w:val="24"/>
          <w:szCs w:val="24"/>
          <w:u w:val="single"/>
          <w:rtl/>
          <w:lang w:eastAsia="he-IL" w:bidi="he-IL"/>
        </w:rPr>
      </w:pPr>
      <w:bookmarkStart w:id="11" w:name="_Hlk65663896"/>
      <w:r w:rsidRPr="00C23EF6">
        <w:rPr>
          <w:rFonts w:ascii="Arial" w:eastAsia="Times New Roman" w:hAnsi="Arial" w:cs="Arial"/>
          <w:b/>
          <w:bCs/>
          <w:color w:val="auto"/>
          <w:szCs w:val="22"/>
          <w:rtl/>
          <w:lang w:eastAsia="he-IL" w:bidi="he-IL"/>
        </w:rPr>
        <w:t>201</w:t>
      </w:r>
      <w:r w:rsidRPr="00C23EF6">
        <w:rPr>
          <w:rFonts w:ascii="Arial" w:eastAsia="Times New Roman" w:hAnsi="Arial" w:cs="Arial" w:hint="cs"/>
          <w:b/>
          <w:bCs/>
          <w:color w:val="auto"/>
          <w:szCs w:val="22"/>
          <w:rtl/>
          <w:lang w:eastAsia="he-IL" w:bidi="he-IL"/>
        </w:rPr>
        <w:t>8</w:t>
      </w:r>
      <w:r w:rsidRPr="00C23EF6">
        <w:rPr>
          <w:rFonts w:ascii="Arial" w:eastAsia="Times New Roman" w:hAnsi="Arial" w:cs="Arial"/>
          <w:b/>
          <w:bCs/>
          <w:color w:val="auto"/>
          <w:szCs w:val="22"/>
          <w:rtl/>
          <w:lang w:eastAsia="he-IL" w:bidi="he-IL"/>
        </w:rPr>
        <w:t>- 201</w:t>
      </w:r>
      <w:r w:rsidRPr="00C23EF6">
        <w:rPr>
          <w:rFonts w:ascii="Arial" w:eastAsia="Times New Roman" w:hAnsi="Arial" w:cs="Arial" w:hint="cs"/>
          <w:b/>
          <w:bCs/>
          <w:color w:val="auto"/>
          <w:szCs w:val="22"/>
          <w:rtl/>
          <w:lang w:eastAsia="he-IL" w:bidi="he-IL"/>
        </w:rPr>
        <w:t>6</w:t>
      </w:r>
      <w:bookmarkEnd w:id="11"/>
      <w:r w:rsidRPr="00C23EF6">
        <w:rPr>
          <w:rFonts w:ascii="Arial" w:eastAsia="Times New Roman" w:hAnsi="Arial" w:cs="Arial"/>
          <w:b/>
          <w:bCs/>
          <w:color w:val="auto"/>
          <w:szCs w:val="22"/>
          <w:rtl/>
          <w:lang w:eastAsia="he-IL" w:bidi="he-IL"/>
        </w:rPr>
        <w:tab/>
      </w:r>
      <w:r w:rsidRPr="00C23EF6">
        <w:rPr>
          <w:rFonts w:ascii="Arial" w:eastAsia="Times New Roman" w:hAnsi="Arial" w:cs="Arial"/>
          <w:color w:val="auto"/>
          <w:szCs w:val="22"/>
          <w:rtl/>
          <w:lang w:eastAsia="he-IL" w:bidi="he-IL"/>
        </w:rPr>
        <w:tab/>
      </w:r>
      <w:r w:rsidRPr="00C23EF6">
        <w:rPr>
          <w:rFonts w:ascii="Arial" w:eastAsia="Times New Roman" w:hAnsi="Arial" w:cs="Arial" w:hint="cs"/>
          <w:color w:val="auto"/>
          <w:szCs w:val="22"/>
          <w:rtl/>
          <w:lang w:eastAsia="he-IL" w:bidi="he-IL"/>
        </w:rPr>
        <w:t xml:space="preserve">  </w:t>
      </w:r>
      <w:r w:rsidR="00266A68">
        <w:rPr>
          <w:rFonts w:ascii="Arial" w:eastAsia="Times New Roman" w:hAnsi="Arial" w:cs="Arial"/>
          <w:color w:val="auto"/>
          <w:szCs w:val="22"/>
          <w:rtl/>
          <w:lang w:eastAsia="he-IL" w:bidi="he-IL"/>
        </w:rPr>
        <w:tab/>
      </w:r>
      <w:r w:rsidR="00B76BFA">
        <w:rPr>
          <w:rFonts w:ascii="Arial" w:eastAsia="Times New Roman" w:hAnsi="Arial" w:cs="Arial" w:hint="cs"/>
          <w:b/>
          <w:bCs/>
          <w:color w:val="auto"/>
          <w:sz w:val="24"/>
          <w:szCs w:val="24"/>
          <w:u w:val="single"/>
          <w:rtl/>
          <w:lang w:eastAsia="he-IL" w:bidi="he-IL"/>
        </w:rPr>
        <w:t>מנהל</w:t>
      </w:r>
      <w:r w:rsidRPr="00C23EF6">
        <w:rPr>
          <w:rFonts w:ascii="Arial" w:eastAsia="Times New Roman" w:hAnsi="Arial" w:cs="Arial"/>
          <w:b/>
          <w:bCs/>
          <w:color w:val="auto"/>
          <w:sz w:val="24"/>
          <w:szCs w:val="24"/>
          <w:u w:val="single"/>
          <w:rtl/>
          <w:lang w:eastAsia="he-IL" w:bidi="he-IL"/>
        </w:rPr>
        <w:t xml:space="preserve"> שיווק ומכירות בחברת סטארט אפ "בילד אי"</w:t>
      </w:r>
    </w:p>
    <w:p w:rsidR="002E73F4" w:rsidRDefault="002E73F4" w:rsidP="002E73F4">
      <w:pPr>
        <w:numPr>
          <w:ilvl w:val="0"/>
          <w:numId w:val="41"/>
        </w:numPr>
        <w:tabs>
          <w:tab w:val="clear" w:pos="-5591"/>
          <w:tab w:val="num" w:pos="-5598"/>
          <w:tab w:val="num" w:pos="360"/>
          <w:tab w:val="num" w:pos="1701"/>
          <w:tab w:val="num" w:pos="1800"/>
        </w:tabs>
        <w:spacing w:after="0" w:line="240" w:lineRule="auto"/>
        <w:ind w:left="1696" w:right="284" w:hanging="284"/>
        <w:jc w:val="both"/>
        <w:rPr>
          <w:rFonts w:ascii="Arial" w:eastAsia="Times New Roman" w:hAnsi="Arial" w:cs="Arial" w:hint="cs"/>
          <w:color w:val="auto"/>
          <w:szCs w:val="22"/>
          <w:lang w:eastAsia="he-IL" w:bidi="he-IL"/>
        </w:rPr>
      </w:pPr>
      <w:r w:rsidRPr="00D1581E">
        <w:rPr>
          <w:rFonts w:ascii="Arial" w:eastAsia="Times New Roman" w:hAnsi="Arial" w:cs="Arial"/>
          <w:color w:val="auto"/>
          <w:szCs w:val="22"/>
          <w:rtl/>
          <w:lang w:eastAsia="he-IL" w:bidi="he-IL"/>
        </w:rPr>
        <w:t>ביצוע בפועל של מכיר</w:t>
      </w:r>
      <w:r w:rsidRPr="00D1581E">
        <w:rPr>
          <w:rFonts w:ascii="Arial" w:eastAsia="Times New Roman" w:hAnsi="Arial" w:cs="Arial" w:hint="cs"/>
          <w:color w:val="auto"/>
          <w:szCs w:val="22"/>
          <w:rtl/>
          <w:lang w:eastAsia="he-IL" w:bidi="he-IL"/>
        </w:rPr>
        <w:t>ו</w:t>
      </w:r>
      <w:r w:rsidRPr="00D1581E">
        <w:rPr>
          <w:rFonts w:ascii="Arial" w:eastAsia="Times New Roman" w:hAnsi="Arial" w:cs="Arial"/>
          <w:color w:val="auto"/>
          <w:szCs w:val="22"/>
          <w:rtl/>
          <w:lang w:eastAsia="he-IL" w:bidi="he-IL"/>
        </w:rPr>
        <w:t>ת הצטרפות לשירותי החברה</w:t>
      </w:r>
      <w:r>
        <w:rPr>
          <w:rFonts w:ascii="Arial" w:eastAsia="Times New Roman" w:hAnsi="Arial" w:cs="Arial" w:hint="cs"/>
          <w:color w:val="auto"/>
          <w:szCs w:val="22"/>
          <w:rtl/>
          <w:lang w:eastAsia="he-IL" w:bidi="he-IL"/>
        </w:rPr>
        <w:t xml:space="preserve"> (זירת מסחר אינטרנטית </w:t>
      </w:r>
      <w:r>
        <w:rPr>
          <w:rFonts w:ascii="Arial" w:eastAsia="Times New Roman" w:hAnsi="Arial" w:cs="Arial"/>
          <w:color w:val="auto"/>
          <w:szCs w:val="22"/>
          <w:lang w:eastAsia="he-IL" w:bidi="he-IL"/>
        </w:rPr>
        <w:t>( B</w:t>
      </w:r>
      <w:r w:rsidR="00A23A6A">
        <w:rPr>
          <w:rFonts w:ascii="Arial" w:eastAsia="Times New Roman" w:hAnsi="Arial" w:cs="Arial"/>
          <w:color w:val="auto"/>
          <w:szCs w:val="22"/>
          <w:lang w:eastAsia="he-IL" w:bidi="he-IL"/>
        </w:rPr>
        <w:t>2</w:t>
      </w:r>
      <w:r>
        <w:rPr>
          <w:rFonts w:ascii="Arial" w:eastAsia="Times New Roman" w:hAnsi="Arial" w:cs="Arial"/>
          <w:color w:val="auto"/>
          <w:szCs w:val="22"/>
          <w:lang w:eastAsia="he-IL" w:bidi="he-IL"/>
        </w:rPr>
        <w:t>B</w:t>
      </w:r>
      <w:r>
        <w:rPr>
          <w:rFonts w:ascii="Arial" w:eastAsia="Times New Roman" w:hAnsi="Arial" w:cs="Arial" w:hint="cs"/>
          <w:color w:val="auto"/>
          <w:szCs w:val="22"/>
          <w:rtl/>
          <w:lang w:eastAsia="he-IL" w:bidi="he-IL"/>
        </w:rPr>
        <w:t xml:space="preserve"> הכוללת אוסף של תוכנות ניהול, רכש והעברת תשלומים, מערכת ניהול פנים וחוץ ארגונית בקרב ספקים בענף הבניה, קבלני ביצוע, הובלות וצמ"ה.</w:t>
      </w:r>
    </w:p>
    <w:p w:rsidR="00C23EF6" w:rsidRPr="00C23EF6" w:rsidRDefault="00C23EF6" w:rsidP="002E73F4">
      <w:pPr>
        <w:numPr>
          <w:ilvl w:val="0"/>
          <w:numId w:val="31"/>
        </w:numPr>
        <w:tabs>
          <w:tab w:val="num" w:pos="1701"/>
        </w:tabs>
        <w:spacing w:after="0" w:line="240" w:lineRule="auto"/>
        <w:ind w:left="1793" w:right="0"/>
        <w:jc w:val="both"/>
        <w:rPr>
          <w:rFonts w:ascii="Arial" w:hAnsi="Arial" w:cs="Arial"/>
          <w:szCs w:val="22"/>
          <w:lang w:bidi="he-IL"/>
        </w:rPr>
      </w:pPr>
      <w:r w:rsidRPr="00C23EF6">
        <w:rPr>
          <w:rFonts w:ascii="Arial" w:hAnsi="Arial" w:cs="Arial"/>
          <w:szCs w:val="22"/>
          <w:rtl/>
          <w:lang w:bidi="he-IL"/>
        </w:rPr>
        <w:t>טיפול בלקוחות משלב ההתעניינות, עריכת הסכם, תשלומים, תחזוקה ושדרוג.</w:t>
      </w:r>
    </w:p>
    <w:p w:rsidR="00C23EF6" w:rsidRPr="00C23EF6" w:rsidRDefault="00C23EF6" w:rsidP="002E73F4">
      <w:pPr>
        <w:numPr>
          <w:ilvl w:val="0"/>
          <w:numId w:val="31"/>
        </w:numPr>
        <w:tabs>
          <w:tab w:val="num" w:pos="1701"/>
        </w:tabs>
        <w:spacing w:after="0" w:line="240" w:lineRule="auto"/>
        <w:ind w:left="1793" w:right="0"/>
        <w:jc w:val="both"/>
        <w:rPr>
          <w:rFonts w:ascii="Arial" w:hAnsi="Arial" w:cs="Arial"/>
          <w:szCs w:val="22"/>
          <w:rtl/>
          <w:lang w:bidi="he-IL"/>
        </w:rPr>
      </w:pPr>
      <w:r w:rsidRPr="00C23EF6">
        <w:rPr>
          <w:rFonts w:ascii="Arial" w:hAnsi="Arial" w:cs="Arial" w:hint="cs"/>
          <w:szCs w:val="22"/>
          <w:rtl/>
          <w:lang w:bidi="he-IL"/>
        </w:rPr>
        <w:t>תמחור</w:t>
      </w:r>
      <w:r w:rsidRPr="00C23EF6">
        <w:rPr>
          <w:rFonts w:ascii="Arial" w:hAnsi="Arial" w:cs="Arial"/>
          <w:szCs w:val="22"/>
          <w:rtl/>
          <w:lang w:bidi="he-IL"/>
        </w:rPr>
        <w:t xml:space="preserve"> </w:t>
      </w:r>
      <w:r w:rsidRPr="00C23EF6">
        <w:rPr>
          <w:rFonts w:ascii="Arial" w:hAnsi="Arial" w:cs="Arial" w:hint="cs"/>
          <w:szCs w:val="22"/>
          <w:rtl/>
          <w:lang w:bidi="he-IL"/>
        </w:rPr>
        <w:t>וניהול</w:t>
      </w:r>
      <w:r w:rsidRPr="00C23EF6">
        <w:rPr>
          <w:rFonts w:ascii="Arial" w:hAnsi="Arial" w:cs="Arial"/>
          <w:szCs w:val="22"/>
          <w:rtl/>
          <w:lang w:bidi="he-IL"/>
        </w:rPr>
        <w:t xml:space="preserve"> </w:t>
      </w:r>
      <w:r w:rsidRPr="00C23EF6">
        <w:rPr>
          <w:rFonts w:ascii="Arial" w:hAnsi="Arial" w:cs="Arial" w:hint="cs"/>
          <w:szCs w:val="22"/>
          <w:rtl/>
          <w:lang w:bidi="he-IL"/>
        </w:rPr>
        <w:t>המחירון</w:t>
      </w:r>
      <w:r w:rsidRPr="00C23EF6">
        <w:rPr>
          <w:rFonts w:ascii="Arial" w:hAnsi="Arial" w:cs="Arial"/>
          <w:szCs w:val="22"/>
          <w:rtl/>
          <w:lang w:bidi="he-IL"/>
        </w:rPr>
        <w:t xml:space="preserve"> </w:t>
      </w:r>
      <w:r w:rsidRPr="00C23EF6">
        <w:rPr>
          <w:rFonts w:ascii="Arial" w:hAnsi="Arial" w:cs="Arial" w:hint="cs"/>
          <w:szCs w:val="22"/>
          <w:rtl/>
          <w:lang w:bidi="he-IL"/>
        </w:rPr>
        <w:t>של</w:t>
      </w:r>
      <w:r w:rsidRPr="00C23EF6">
        <w:rPr>
          <w:rFonts w:ascii="Arial" w:hAnsi="Arial" w:cs="Arial"/>
          <w:szCs w:val="22"/>
          <w:rtl/>
          <w:lang w:bidi="he-IL"/>
        </w:rPr>
        <w:t xml:space="preserve"> </w:t>
      </w:r>
      <w:r w:rsidRPr="00C23EF6">
        <w:rPr>
          <w:rFonts w:ascii="Arial" w:hAnsi="Arial" w:cs="Arial" w:hint="cs"/>
          <w:szCs w:val="22"/>
          <w:rtl/>
          <w:lang w:bidi="he-IL"/>
        </w:rPr>
        <w:t>שירותי</w:t>
      </w:r>
      <w:r w:rsidRPr="00C23EF6">
        <w:rPr>
          <w:rFonts w:ascii="Arial" w:hAnsi="Arial" w:cs="Arial"/>
          <w:szCs w:val="22"/>
          <w:rtl/>
          <w:lang w:bidi="he-IL"/>
        </w:rPr>
        <w:t xml:space="preserve"> </w:t>
      </w:r>
      <w:r w:rsidRPr="00C23EF6">
        <w:rPr>
          <w:rFonts w:ascii="Arial" w:hAnsi="Arial" w:cs="Arial" w:hint="cs"/>
          <w:szCs w:val="22"/>
          <w:rtl/>
          <w:lang w:bidi="he-IL"/>
        </w:rPr>
        <w:t xml:space="preserve">החברה, </w:t>
      </w:r>
      <w:r w:rsidRPr="00C23EF6">
        <w:rPr>
          <w:rFonts w:ascii="Arial" w:hAnsi="Arial" w:cs="Arial"/>
          <w:szCs w:val="22"/>
          <w:rtl/>
          <w:lang w:bidi="he-IL"/>
        </w:rPr>
        <w:t>בניית מערכת ממוחשבת של הצע</w:t>
      </w:r>
      <w:r w:rsidRPr="00C23EF6">
        <w:rPr>
          <w:rFonts w:ascii="Arial" w:hAnsi="Arial" w:cs="Arial" w:hint="cs"/>
          <w:szCs w:val="22"/>
          <w:rtl/>
          <w:lang w:bidi="he-IL"/>
        </w:rPr>
        <w:t>ו</w:t>
      </w:r>
      <w:r w:rsidRPr="00C23EF6">
        <w:rPr>
          <w:rFonts w:ascii="Arial" w:hAnsi="Arial" w:cs="Arial"/>
          <w:szCs w:val="22"/>
          <w:rtl/>
          <w:lang w:bidi="he-IL"/>
        </w:rPr>
        <w:t>ת מחיר והסכמים.</w:t>
      </w:r>
    </w:p>
    <w:p w:rsidR="00C23EF6" w:rsidRDefault="00C23EF6" w:rsidP="002E73F4">
      <w:pPr>
        <w:numPr>
          <w:ilvl w:val="0"/>
          <w:numId w:val="31"/>
        </w:numPr>
        <w:tabs>
          <w:tab w:val="num" w:pos="1701"/>
        </w:tabs>
        <w:spacing w:after="0" w:line="240" w:lineRule="auto"/>
        <w:ind w:left="1701" w:right="0" w:hanging="268"/>
        <w:jc w:val="both"/>
        <w:rPr>
          <w:rFonts w:ascii="Arial" w:hAnsi="Arial" w:cs="Arial"/>
          <w:szCs w:val="22"/>
          <w:lang w:bidi="he-IL"/>
        </w:rPr>
      </w:pPr>
      <w:r w:rsidRPr="00C23EF6">
        <w:rPr>
          <w:rFonts w:ascii="Arial" w:hAnsi="Arial" w:cs="Arial" w:hint="cs"/>
          <w:szCs w:val="22"/>
          <w:rtl/>
          <w:lang w:bidi="he-IL"/>
        </w:rPr>
        <w:t>גיוס, מיון, הדרכה, הפעלה וניהול  של אנשי</w:t>
      </w:r>
      <w:r w:rsidRPr="00C23EF6">
        <w:rPr>
          <w:rFonts w:ascii="Arial" w:hAnsi="Arial" w:cs="Arial"/>
          <w:szCs w:val="22"/>
          <w:rtl/>
          <w:lang w:bidi="he-IL"/>
        </w:rPr>
        <w:t xml:space="preserve"> </w:t>
      </w:r>
      <w:r w:rsidRPr="00C23EF6">
        <w:rPr>
          <w:rFonts w:ascii="Arial" w:hAnsi="Arial" w:cs="Arial" w:hint="cs"/>
          <w:szCs w:val="22"/>
          <w:rtl/>
          <w:lang w:bidi="he-IL"/>
        </w:rPr>
        <w:t>מכירות</w:t>
      </w:r>
      <w:r w:rsidRPr="00C23EF6">
        <w:rPr>
          <w:rFonts w:ascii="Arial" w:hAnsi="Arial" w:cs="Arial"/>
          <w:szCs w:val="22"/>
          <w:rtl/>
          <w:lang w:bidi="he-IL"/>
        </w:rPr>
        <w:t>, בניית מערכת לניהול יומן משימות, פגישות ומטלות</w:t>
      </w:r>
      <w:r w:rsidRPr="00C23EF6">
        <w:rPr>
          <w:rFonts w:ascii="Arial" w:hAnsi="Arial" w:cs="Arial" w:hint="cs"/>
          <w:szCs w:val="22"/>
          <w:rtl/>
          <w:lang w:bidi="he-IL"/>
        </w:rPr>
        <w:t>, חישובי</w:t>
      </w:r>
      <w:r w:rsidRPr="00C23EF6">
        <w:rPr>
          <w:rFonts w:ascii="Arial" w:hAnsi="Arial" w:cs="Arial"/>
          <w:szCs w:val="22"/>
          <w:rtl/>
          <w:lang w:bidi="he-IL"/>
        </w:rPr>
        <w:t xml:space="preserve"> </w:t>
      </w:r>
      <w:r w:rsidRPr="00C23EF6">
        <w:rPr>
          <w:rFonts w:ascii="Arial" w:hAnsi="Arial" w:cs="Arial" w:hint="cs"/>
          <w:szCs w:val="22"/>
          <w:rtl/>
          <w:lang w:bidi="he-IL"/>
        </w:rPr>
        <w:t xml:space="preserve">עמלות, הפקת </w:t>
      </w:r>
      <w:r w:rsidRPr="00C23EF6">
        <w:rPr>
          <w:rFonts w:ascii="Arial" w:hAnsi="Arial" w:cs="Arial"/>
          <w:szCs w:val="22"/>
          <w:rtl/>
          <w:lang w:bidi="he-IL"/>
        </w:rPr>
        <w:t>דו"ח</w:t>
      </w:r>
      <w:r w:rsidRPr="00C23EF6">
        <w:rPr>
          <w:rFonts w:ascii="Arial" w:hAnsi="Arial" w:cs="Arial" w:hint="cs"/>
          <w:szCs w:val="22"/>
          <w:rtl/>
          <w:lang w:bidi="he-IL"/>
        </w:rPr>
        <w:t>ות</w:t>
      </w:r>
      <w:r w:rsidRPr="00C23EF6">
        <w:rPr>
          <w:rFonts w:ascii="Arial" w:hAnsi="Arial" w:cs="Arial"/>
          <w:szCs w:val="22"/>
          <w:rtl/>
          <w:lang w:bidi="he-IL"/>
        </w:rPr>
        <w:t xml:space="preserve"> מכירות וניתוח מצב המכירות</w:t>
      </w:r>
      <w:r w:rsidRPr="00C23EF6">
        <w:rPr>
          <w:rFonts w:ascii="Arial" w:hAnsi="Arial" w:cs="Arial" w:hint="cs"/>
          <w:szCs w:val="22"/>
          <w:rtl/>
          <w:lang w:bidi="he-IL"/>
        </w:rPr>
        <w:t>.</w:t>
      </w:r>
    </w:p>
    <w:p w:rsidR="00AE4CEA" w:rsidRDefault="00AE4CEA" w:rsidP="00AE4CEA">
      <w:pPr>
        <w:tabs>
          <w:tab w:val="num" w:pos="1701"/>
        </w:tabs>
        <w:spacing w:after="0" w:line="240" w:lineRule="auto"/>
        <w:ind w:left="1701" w:right="1800"/>
        <w:jc w:val="both"/>
        <w:rPr>
          <w:rFonts w:ascii="Arial" w:hAnsi="Arial" w:cs="Arial"/>
          <w:szCs w:val="22"/>
          <w:lang w:bidi="he-IL"/>
        </w:rPr>
      </w:pPr>
    </w:p>
    <w:p w:rsidR="00266A68" w:rsidRPr="00266A68" w:rsidRDefault="001123A3" w:rsidP="00266A68">
      <w:pPr>
        <w:tabs>
          <w:tab w:val="num" w:pos="1701"/>
          <w:tab w:val="num" w:pos="1800"/>
          <w:tab w:val="left" w:pos="1869"/>
        </w:tabs>
        <w:spacing w:after="0"/>
        <w:ind w:right="284"/>
        <w:jc w:val="both"/>
        <w:rPr>
          <w:rFonts w:ascii="Arial" w:eastAsia="Times New Roman" w:hAnsi="Arial" w:cs="Arial"/>
          <w:color w:val="auto"/>
          <w:szCs w:val="22"/>
          <w:rtl/>
          <w:lang w:eastAsia="he-IL"/>
        </w:rPr>
      </w:pPr>
      <w:bookmarkStart w:id="12" w:name="_Hlk65660253"/>
      <w:r w:rsidRPr="00D6453B">
        <w:rPr>
          <w:rFonts w:ascii="Arial" w:eastAsia="Times New Roman" w:hAnsi="Arial" w:cs="Arial"/>
          <w:b/>
          <w:bCs/>
          <w:color w:val="auto"/>
          <w:szCs w:val="22"/>
          <w:rtl/>
          <w:lang w:eastAsia="he-IL" w:bidi="he-IL"/>
        </w:rPr>
        <w:t>201</w:t>
      </w:r>
      <w:r w:rsidR="00266A68" w:rsidRPr="00D6453B">
        <w:rPr>
          <w:rFonts w:ascii="Arial" w:eastAsia="Times New Roman" w:hAnsi="Arial" w:cs="Arial" w:hint="cs"/>
          <w:b/>
          <w:bCs/>
          <w:color w:val="auto"/>
          <w:szCs w:val="22"/>
          <w:rtl/>
          <w:lang w:eastAsia="he-IL" w:bidi="he-IL"/>
        </w:rPr>
        <w:t>6</w:t>
      </w:r>
      <w:r w:rsidRPr="00D6453B">
        <w:rPr>
          <w:rFonts w:ascii="Arial" w:eastAsia="Times New Roman" w:hAnsi="Arial" w:cs="Arial"/>
          <w:b/>
          <w:bCs/>
          <w:color w:val="auto"/>
          <w:szCs w:val="22"/>
          <w:rtl/>
          <w:lang w:eastAsia="he-IL" w:bidi="he-IL"/>
        </w:rPr>
        <w:t xml:space="preserve"> -</w:t>
      </w:r>
      <w:r w:rsidR="00D6453B" w:rsidRPr="00D6453B">
        <w:rPr>
          <w:rFonts w:ascii="Arial" w:eastAsia="Times New Roman" w:hAnsi="Arial" w:cs="Arial" w:hint="cs"/>
          <w:b/>
          <w:bCs/>
          <w:color w:val="auto"/>
          <w:szCs w:val="22"/>
          <w:rtl/>
          <w:lang w:eastAsia="he-IL" w:bidi="he-IL"/>
        </w:rPr>
        <w:t>2013</w:t>
      </w:r>
      <w:r w:rsidR="00D6453B">
        <w:rPr>
          <w:rFonts w:ascii="Arial" w:eastAsia="Times New Roman" w:hAnsi="Arial" w:cs="Arial" w:hint="cs"/>
          <w:b/>
          <w:bCs/>
          <w:color w:val="auto"/>
          <w:szCs w:val="22"/>
          <w:rtl/>
          <w:lang w:eastAsia="he-IL" w:bidi="he-IL"/>
        </w:rPr>
        <w:t xml:space="preserve">  </w:t>
      </w:r>
      <w:r w:rsidR="00D6453B">
        <w:rPr>
          <w:rFonts w:ascii="Arial" w:eastAsia="Times New Roman" w:hAnsi="Arial" w:cs="Arial" w:hint="cs"/>
          <w:color w:val="auto"/>
          <w:szCs w:val="22"/>
          <w:rtl/>
          <w:lang w:eastAsia="he-IL" w:bidi="he-IL"/>
        </w:rPr>
        <w:t xml:space="preserve"> </w:t>
      </w:r>
      <w:bookmarkEnd w:id="12"/>
      <w:r w:rsidRPr="00266A68">
        <w:rPr>
          <w:rFonts w:ascii="Arial" w:eastAsia="Times New Roman" w:hAnsi="Arial" w:cs="Arial"/>
          <w:color w:val="auto"/>
          <w:szCs w:val="22"/>
          <w:rtl/>
          <w:lang w:eastAsia="he-IL" w:bidi="he-IL"/>
        </w:rPr>
        <w:tab/>
      </w:r>
      <w:r w:rsidRPr="00266A68">
        <w:rPr>
          <w:rFonts w:ascii="Arial" w:eastAsia="Times New Roman" w:hAnsi="Arial" w:cs="Arial"/>
          <w:color w:val="auto"/>
          <w:szCs w:val="22"/>
          <w:rtl/>
          <w:lang w:eastAsia="he-IL" w:bidi="he-IL"/>
        </w:rPr>
        <w:tab/>
      </w:r>
      <w:r w:rsidR="00266A68" w:rsidRPr="00266A68">
        <w:rPr>
          <w:rFonts w:ascii="Arial" w:eastAsia="Times New Roman" w:hAnsi="Arial" w:cs="Arial"/>
          <w:color w:val="auto"/>
          <w:szCs w:val="22"/>
          <w:rtl/>
          <w:lang w:eastAsia="he-IL" w:bidi="he-IL"/>
        </w:rPr>
        <w:tab/>
      </w:r>
      <w:r w:rsidR="00266A68" w:rsidRPr="00266A68">
        <w:rPr>
          <w:rFonts w:ascii="Arial" w:eastAsia="Times New Roman" w:hAnsi="Arial" w:cs="Arial"/>
          <w:color w:val="auto"/>
          <w:szCs w:val="22"/>
          <w:rtl/>
          <w:lang w:eastAsia="he-IL" w:bidi="he-IL"/>
        </w:rPr>
        <w:tab/>
      </w:r>
      <w:r w:rsidR="00AB380A">
        <w:rPr>
          <w:rFonts w:ascii="Arial" w:hAnsi="Arial" w:cs="Arial" w:hint="cs"/>
          <w:b/>
          <w:bCs/>
          <w:sz w:val="25"/>
          <w:szCs w:val="25"/>
          <w:u w:val="single"/>
          <w:rtl/>
          <w:lang w:bidi="he-IL"/>
        </w:rPr>
        <w:t>מנהל</w:t>
      </w:r>
      <w:r w:rsidR="00AB380A">
        <w:rPr>
          <w:rFonts w:ascii="Arial" w:hAnsi="Arial" w:cs="Arial" w:hint="cs"/>
          <w:b/>
          <w:bCs/>
          <w:sz w:val="25"/>
          <w:szCs w:val="25"/>
          <w:u w:val="single"/>
          <w:rtl/>
          <w:cs/>
          <w:lang w:bidi="he-IL"/>
        </w:rPr>
        <w:t xml:space="preserve"> שיווק ומכירות של </w:t>
      </w:r>
      <w:r w:rsidR="00AB380A" w:rsidRPr="008C78FC">
        <w:rPr>
          <w:rFonts w:ascii="Arial" w:hAnsi="Arial" w:cs="Arial" w:hint="cs"/>
          <w:b/>
          <w:bCs/>
          <w:sz w:val="25"/>
          <w:szCs w:val="25"/>
          <w:u w:val="single"/>
          <w:rtl/>
          <w:cs/>
          <w:lang w:bidi="he-IL"/>
        </w:rPr>
        <w:t>חברת</w:t>
      </w:r>
      <w:r w:rsidR="00AB380A" w:rsidRPr="008C78FC">
        <w:rPr>
          <w:rFonts w:ascii="Arial" w:hAnsi="Arial" w:cs="Arial"/>
          <w:b/>
          <w:bCs/>
          <w:sz w:val="25"/>
          <w:szCs w:val="25"/>
          <w:u w:val="single"/>
          <w:rtl/>
          <w:cs/>
        </w:rPr>
        <w:t xml:space="preserve">  </w:t>
      </w:r>
      <w:r w:rsidR="00AB380A" w:rsidRPr="00742DE9">
        <w:rPr>
          <w:rFonts w:ascii="Arial" w:hAnsi="Arial" w:cs="Arial"/>
          <w:b/>
          <w:bCs/>
          <w:szCs w:val="22"/>
          <w:u w:val="single"/>
          <w:rtl/>
          <w:cs/>
        </w:rPr>
        <w:t>"</w:t>
      </w:r>
      <w:r w:rsidR="00AB380A" w:rsidRPr="00742DE9">
        <w:rPr>
          <w:rFonts w:ascii="Arial" w:hAnsi="Arial" w:cs="Arial"/>
          <w:b/>
          <w:bCs/>
          <w:szCs w:val="22"/>
          <w:u w:val="single"/>
        </w:rPr>
        <w:t>ROBINS</w:t>
      </w:r>
      <w:r w:rsidR="00AB380A" w:rsidRPr="00742DE9">
        <w:rPr>
          <w:rFonts w:ascii="Arial" w:hAnsi="Arial" w:cs="Arial"/>
          <w:b/>
          <w:bCs/>
          <w:szCs w:val="22"/>
          <w:u w:val="single"/>
          <w:rtl/>
          <w:cs/>
        </w:rPr>
        <w:t>"</w:t>
      </w:r>
      <w:r w:rsidR="00AB380A" w:rsidRPr="008C78FC">
        <w:rPr>
          <w:rFonts w:ascii="Arial" w:hAnsi="Arial" w:cs="Arial"/>
          <w:b/>
          <w:bCs/>
          <w:sz w:val="25"/>
          <w:szCs w:val="25"/>
          <w:u w:val="single"/>
          <w:rtl/>
          <w:cs/>
        </w:rPr>
        <w:t>.</w:t>
      </w:r>
    </w:p>
    <w:p w:rsidR="00266A68" w:rsidRDefault="00E0684F" w:rsidP="00F53434">
      <w:pPr>
        <w:numPr>
          <w:ilvl w:val="0"/>
          <w:numId w:val="31"/>
        </w:numPr>
        <w:tabs>
          <w:tab w:val="num" w:pos="1800"/>
        </w:tabs>
        <w:spacing w:after="0" w:line="240" w:lineRule="auto"/>
        <w:ind w:left="1800" w:right="0"/>
        <w:jc w:val="both"/>
        <w:rPr>
          <w:rFonts w:ascii="Arial" w:hAnsi="Arial" w:cs="Arial"/>
          <w:szCs w:val="22"/>
        </w:rPr>
      </w:pPr>
      <w:bookmarkStart w:id="13" w:name="_Hlk80534747"/>
      <w:r>
        <w:rPr>
          <w:rFonts w:ascii="Arial" w:hAnsi="Arial" w:cs="Arial" w:hint="cs"/>
          <w:szCs w:val="22"/>
          <w:rtl/>
          <w:lang w:bidi="he-IL"/>
        </w:rPr>
        <w:t>ביצוע מכירות שטח ו</w:t>
      </w:r>
      <w:r w:rsidR="005809F1" w:rsidRPr="005809F1">
        <w:rPr>
          <w:rFonts w:ascii="Arial" w:hAnsi="Arial" w:cs="Arial" w:hint="cs"/>
          <w:szCs w:val="22"/>
          <w:rtl/>
        </w:rPr>
        <w:t>סגירת</w:t>
      </w:r>
      <w:r w:rsidR="005809F1" w:rsidRPr="005809F1">
        <w:rPr>
          <w:rFonts w:ascii="Arial" w:hAnsi="Arial" w:cs="Arial"/>
          <w:szCs w:val="22"/>
          <w:rtl/>
        </w:rPr>
        <w:t xml:space="preserve"> </w:t>
      </w:r>
      <w:r w:rsidR="005809F1" w:rsidRPr="005809F1">
        <w:rPr>
          <w:rFonts w:ascii="Arial" w:hAnsi="Arial" w:cs="Arial" w:hint="cs"/>
          <w:szCs w:val="22"/>
          <w:rtl/>
        </w:rPr>
        <w:t>עסקאות</w:t>
      </w:r>
      <w:r w:rsidR="005809F1" w:rsidRPr="005809F1">
        <w:rPr>
          <w:rFonts w:ascii="Arial" w:hAnsi="Arial" w:cs="Arial"/>
          <w:szCs w:val="22"/>
        </w:rPr>
        <w:t xml:space="preserve"> </w:t>
      </w:r>
      <w:r w:rsidR="005809F1" w:rsidRPr="005809F1">
        <w:rPr>
          <w:rFonts w:ascii="Arial" w:hAnsi="Arial" w:cs="Arial" w:hint="cs"/>
          <w:szCs w:val="22"/>
          <w:rtl/>
          <w:lang w:bidi="he-IL"/>
        </w:rPr>
        <w:t xml:space="preserve">מכירה </w:t>
      </w:r>
      <w:r w:rsidR="005809F1" w:rsidRPr="005809F1">
        <w:rPr>
          <w:rFonts w:ascii="Arial" w:hAnsi="Arial" w:cs="Arial" w:hint="cs"/>
          <w:szCs w:val="22"/>
          <w:rtl/>
        </w:rPr>
        <w:t>בהיקפים</w:t>
      </w:r>
      <w:r w:rsidR="005809F1" w:rsidRPr="005809F1">
        <w:rPr>
          <w:rFonts w:ascii="Arial" w:hAnsi="Arial" w:cs="Arial"/>
          <w:szCs w:val="22"/>
          <w:rtl/>
        </w:rPr>
        <w:t xml:space="preserve"> </w:t>
      </w:r>
      <w:r w:rsidR="005809F1" w:rsidRPr="005809F1">
        <w:rPr>
          <w:rFonts w:ascii="Arial" w:hAnsi="Arial" w:cs="Arial" w:hint="cs"/>
          <w:szCs w:val="22"/>
          <w:rtl/>
        </w:rPr>
        <w:t>גדולי</w:t>
      </w:r>
      <w:r w:rsidR="00F53434">
        <w:rPr>
          <w:rFonts w:ascii="Arial" w:hAnsi="Arial" w:cs="Arial" w:hint="cs"/>
          <w:szCs w:val="22"/>
          <w:rtl/>
          <w:lang w:bidi="he-IL"/>
        </w:rPr>
        <w:t>ם</w:t>
      </w:r>
      <w:r w:rsidR="00A23A6A">
        <w:rPr>
          <w:rFonts w:ascii="Arial" w:hAnsi="Arial" w:cs="Arial" w:hint="cs"/>
          <w:szCs w:val="22"/>
          <w:rtl/>
          <w:lang w:bidi="he-IL"/>
        </w:rPr>
        <w:t xml:space="preserve"> </w:t>
      </w:r>
      <w:r w:rsidR="00F53434">
        <w:rPr>
          <w:rFonts w:ascii="Arial" w:hAnsi="Arial" w:cs="Arial" w:hint="cs"/>
          <w:szCs w:val="22"/>
          <w:rtl/>
          <w:lang w:bidi="he-IL"/>
        </w:rPr>
        <w:t>(</w:t>
      </w:r>
      <w:r w:rsidR="00F53434">
        <w:rPr>
          <w:rFonts w:ascii="Arial" w:hAnsi="Arial" w:cs="Arial"/>
          <w:szCs w:val="22"/>
          <w:lang w:bidi="he-IL"/>
        </w:rPr>
        <w:t>(</w:t>
      </w:r>
      <w:r w:rsidR="00F53434" w:rsidRPr="005809F1">
        <w:rPr>
          <w:rFonts w:ascii="Arial" w:hAnsi="Arial" w:cs="Arial" w:hint="cs"/>
          <w:szCs w:val="22"/>
        </w:rPr>
        <w:t>B</w:t>
      </w:r>
      <w:r w:rsidR="00F53434" w:rsidRPr="005809F1">
        <w:rPr>
          <w:rFonts w:ascii="Arial" w:hAnsi="Arial" w:cs="Arial"/>
          <w:szCs w:val="22"/>
        </w:rPr>
        <w:t>2</w:t>
      </w:r>
      <w:r w:rsidR="00F53434" w:rsidRPr="005809F1">
        <w:rPr>
          <w:rFonts w:ascii="Arial" w:hAnsi="Arial" w:cs="Arial" w:hint="cs"/>
          <w:szCs w:val="22"/>
        </w:rPr>
        <w:t>B</w:t>
      </w:r>
      <w:r w:rsidR="00A23A6A">
        <w:rPr>
          <w:rFonts w:ascii="Arial" w:hAnsi="Arial" w:cs="Arial" w:hint="cs"/>
          <w:szCs w:val="22"/>
          <w:rtl/>
          <w:lang w:bidi="he-IL"/>
        </w:rPr>
        <w:t xml:space="preserve"> </w:t>
      </w:r>
      <w:r w:rsidR="005809F1" w:rsidRPr="005809F1">
        <w:rPr>
          <w:rFonts w:ascii="Arial" w:hAnsi="Arial" w:cs="Arial" w:hint="cs"/>
          <w:szCs w:val="22"/>
          <w:rtl/>
        </w:rPr>
        <w:t>עם</w:t>
      </w:r>
      <w:r w:rsidR="005809F1" w:rsidRPr="005809F1">
        <w:rPr>
          <w:rFonts w:ascii="Arial" w:hAnsi="Arial" w:cs="Arial"/>
          <w:szCs w:val="22"/>
          <w:rtl/>
        </w:rPr>
        <w:t xml:space="preserve"> </w:t>
      </w:r>
      <w:r w:rsidR="005809F1" w:rsidRPr="005809F1">
        <w:rPr>
          <w:rFonts w:ascii="Arial" w:hAnsi="Arial" w:cs="Arial" w:hint="cs"/>
          <w:szCs w:val="22"/>
          <w:rtl/>
        </w:rPr>
        <w:t>לקוחות</w:t>
      </w:r>
      <w:r w:rsidR="005809F1" w:rsidRPr="005809F1">
        <w:rPr>
          <w:rFonts w:ascii="Arial" w:hAnsi="Arial" w:cs="Arial"/>
          <w:szCs w:val="22"/>
          <w:rtl/>
        </w:rPr>
        <w:t xml:space="preserve"> </w:t>
      </w:r>
      <w:r w:rsidR="005809F1" w:rsidRPr="005809F1">
        <w:rPr>
          <w:rFonts w:ascii="Arial" w:hAnsi="Arial" w:cs="Arial" w:hint="cs"/>
          <w:szCs w:val="22"/>
          <w:rtl/>
        </w:rPr>
        <w:t>עסקיים</w:t>
      </w:r>
      <w:r w:rsidR="005809F1" w:rsidRPr="005809F1">
        <w:rPr>
          <w:rFonts w:ascii="Arial" w:hAnsi="Arial" w:cs="Arial"/>
          <w:szCs w:val="22"/>
          <w:rtl/>
        </w:rPr>
        <w:t xml:space="preserve"> </w:t>
      </w:r>
      <w:r w:rsidR="005809F1" w:rsidRPr="005809F1">
        <w:rPr>
          <w:rFonts w:ascii="Arial" w:hAnsi="Arial" w:cs="Arial" w:hint="cs"/>
          <w:szCs w:val="22"/>
          <w:rtl/>
        </w:rPr>
        <w:t>ואסטרטגיים</w:t>
      </w:r>
      <w:r w:rsidR="005809F1" w:rsidRPr="005809F1">
        <w:rPr>
          <w:rFonts w:ascii="Arial" w:hAnsi="Arial" w:cs="Arial"/>
          <w:szCs w:val="22"/>
          <w:rtl/>
        </w:rPr>
        <w:t xml:space="preserve"> </w:t>
      </w:r>
      <w:r w:rsidR="005809F1" w:rsidRPr="005809F1">
        <w:rPr>
          <w:rFonts w:ascii="Arial" w:hAnsi="Arial" w:cs="Arial" w:hint="cs"/>
          <w:szCs w:val="22"/>
          <w:rtl/>
        </w:rPr>
        <w:t>חדשים</w:t>
      </w:r>
      <w:r w:rsidR="005809F1" w:rsidRPr="005809F1">
        <w:rPr>
          <w:rFonts w:ascii="Arial" w:hAnsi="Arial" w:cs="Arial"/>
          <w:szCs w:val="22"/>
          <w:rtl/>
        </w:rPr>
        <w:t xml:space="preserve"> </w:t>
      </w:r>
      <w:r w:rsidR="005809F1" w:rsidRPr="005809F1">
        <w:rPr>
          <w:rFonts w:ascii="Arial" w:hAnsi="Arial" w:cs="Arial" w:hint="cs"/>
          <w:szCs w:val="22"/>
          <w:rtl/>
        </w:rPr>
        <w:t>ושימור</w:t>
      </w:r>
      <w:r w:rsidR="005809F1" w:rsidRPr="005809F1">
        <w:rPr>
          <w:rFonts w:ascii="Arial" w:hAnsi="Arial" w:cs="Arial"/>
          <w:szCs w:val="22"/>
          <w:rtl/>
        </w:rPr>
        <w:t xml:space="preserve"> </w:t>
      </w:r>
      <w:r w:rsidR="005809F1" w:rsidRPr="005809F1">
        <w:rPr>
          <w:rFonts w:ascii="Arial" w:hAnsi="Arial" w:cs="Arial" w:hint="cs"/>
          <w:szCs w:val="22"/>
          <w:rtl/>
        </w:rPr>
        <w:t>לקוחות</w:t>
      </w:r>
      <w:r w:rsidR="005809F1" w:rsidRPr="005809F1">
        <w:rPr>
          <w:rFonts w:ascii="Arial" w:hAnsi="Arial" w:cs="Arial"/>
          <w:szCs w:val="22"/>
          <w:rtl/>
        </w:rPr>
        <w:t xml:space="preserve"> </w:t>
      </w:r>
      <w:r w:rsidR="005809F1" w:rsidRPr="005809F1">
        <w:rPr>
          <w:rFonts w:ascii="Arial" w:hAnsi="Arial" w:cs="Arial" w:hint="cs"/>
          <w:szCs w:val="22"/>
          <w:rtl/>
        </w:rPr>
        <w:t>קיימים</w:t>
      </w:r>
      <w:r w:rsidR="00266A68" w:rsidRPr="00266A68">
        <w:rPr>
          <w:rFonts w:ascii="Arial" w:hAnsi="Arial" w:cs="Arial" w:hint="cs"/>
          <w:szCs w:val="22"/>
          <w:rtl/>
          <w:lang w:bidi="he-IL"/>
        </w:rPr>
        <w:t>.</w:t>
      </w:r>
    </w:p>
    <w:p w:rsidR="005809F1" w:rsidRPr="005809F1" w:rsidRDefault="005809F1" w:rsidP="00E0684F">
      <w:pPr>
        <w:numPr>
          <w:ilvl w:val="0"/>
          <w:numId w:val="31"/>
        </w:numPr>
        <w:tabs>
          <w:tab w:val="num" w:pos="1800"/>
        </w:tabs>
        <w:spacing w:after="0" w:line="240" w:lineRule="auto"/>
        <w:ind w:left="1800" w:right="0"/>
        <w:jc w:val="both"/>
        <w:rPr>
          <w:rFonts w:ascii="Arial" w:hAnsi="Arial" w:cs="Arial"/>
          <w:szCs w:val="22"/>
          <w:lang w:bidi="he-IL"/>
        </w:rPr>
      </w:pPr>
      <w:bookmarkStart w:id="14" w:name="_Hlk80703194"/>
      <w:r w:rsidRPr="005809F1">
        <w:rPr>
          <w:rFonts w:ascii="Arial" w:hAnsi="Arial" w:cs="Arial" w:hint="cs"/>
          <w:szCs w:val="22"/>
          <w:rtl/>
        </w:rPr>
        <w:t>ביצ</w:t>
      </w:r>
      <w:r>
        <w:rPr>
          <w:rFonts w:ascii="Arial" w:hAnsi="Arial" w:cs="Arial" w:hint="cs"/>
          <w:szCs w:val="22"/>
          <w:rtl/>
          <w:lang w:bidi="he-IL"/>
        </w:rPr>
        <w:t>ו</w:t>
      </w:r>
      <w:r w:rsidRPr="005809F1">
        <w:rPr>
          <w:rFonts w:ascii="Arial" w:hAnsi="Arial" w:cs="Arial" w:hint="cs"/>
          <w:szCs w:val="22"/>
          <w:rtl/>
        </w:rPr>
        <w:t>ע</w:t>
      </w:r>
      <w:r>
        <w:rPr>
          <w:rFonts w:ascii="Arial" w:hAnsi="Arial" w:cs="Arial" w:hint="cs"/>
          <w:szCs w:val="22"/>
          <w:rtl/>
          <w:lang w:bidi="he-IL"/>
        </w:rPr>
        <w:t xml:space="preserve"> </w:t>
      </w:r>
      <w:r w:rsidRPr="005809F1">
        <w:rPr>
          <w:rFonts w:ascii="Arial" w:hAnsi="Arial" w:cs="Arial" w:hint="cs"/>
          <w:szCs w:val="22"/>
          <w:rtl/>
        </w:rPr>
        <w:t>תהליכי מכירה מול אדריכלים ומעצבים כולל קבלני בניין, בתי מלון גדולים, בתי אבות ולקוחות אסטרטגיים</w:t>
      </w:r>
      <w:r w:rsidR="00E0684F">
        <w:rPr>
          <w:rFonts w:ascii="Arial" w:hAnsi="Arial" w:cs="Arial"/>
          <w:szCs w:val="22"/>
        </w:rPr>
        <w:t xml:space="preserve"> </w:t>
      </w:r>
      <w:r w:rsidR="00E0684F">
        <w:rPr>
          <w:rFonts w:ascii="Arial" w:hAnsi="Arial" w:cs="Arial" w:hint="cs"/>
          <w:szCs w:val="22"/>
          <w:rtl/>
          <w:lang w:bidi="he-IL"/>
        </w:rPr>
        <w:t xml:space="preserve"> ו</w:t>
      </w:r>
      <w:r w:rsidR="00E0684F" w:rsidRPr="00E0684F">
        <w:rPr>
          <w:rFonts w:ascii="Arial" w:hAnsi="Arial" w:cs="Arial" w:hint="cs"/>
          <w:szCs w:val="22"/>
          <w:rtl/>
          <w:lang w:bidi="he-IL"/>
        </w:rPr>
        <w:t>עריכת מבצעי מכירה וקידום מכירות בקרב חנויות הרשת וחנויות פרטיות.</w:t>
      </w:r>
    </w:p>
    <w:p w:rsidR="005809F1" w:rsidRPr="005809F1" w:rsidRDefault="005809F1" w:rsidP="005809F1">
      <w:pPr>
        <w:numPr>
          <w:ilvl w:val="0"/>
          <w:numId w:val="31"/>
        </w:numPr>
        <w:tabs>
          <w:tab w:val="num" w:pos="1800"/>
        </w:tabs>
        <w:spacing w:after="0" w:line="240" w:lineRule="auto"/>
        <w:ind w:left="1800" w:right="0"/>
        <w:jc w:val="both"/>
        <w:rPr>
          <w:rFonts w:ascii="Arial" w:hAnsi="Arial" w:cs="Arial"/>
          <w:szCs w:val="22"/>
        </w:rPr>
      </w:pPr>
      <w:r w:rsidRPr="005809F1">
        <w:rPr>
          <w:rFonts w:ascii="Arial" w:hAnsi="Arial" w:cs="Arial" w:hint="cs"/>
          <w:szCs w:val="22"/>
          <w:rtl/>
        </w:rPr>
        <w:t>ניה</w:t>
      </w:r>
      <w:r>
        <w:rPr>
          <w:rFonts w:ascii="Arial" w:hAnsi="Arial" w:cs="Arial" w:hint="cs"/>
          <w:szCs w:val="22"/>
          <w:rtl/>
          <w:lang w:bidi="he-IL"/>
        </w:rPr>
        <w:t>ו</w:t>
      </w:r>
      <w:r w:rsidRPr="005809F1">
        <w:rPr>
          <w:rFonts w:ascii="Arial" w:hAnsi="Arial" w:cs="Arial" w:hint="cs"/>
          <w:szCs w:val="22"/>
          <w:rtl/>
        </w:rPr>
        <w:t>ל</w:t>
      </w:r>
      <w:r>
        <w:rPr>
          <w:rFonts w:ascii="Arial" w:hAnsi="Arial" w:cs="Arial"/>
          <w:szCs w:val="22"/>
        </w:rPr>
        <w:t xml:space="preserve"> </w:t>
      </w:r>
      <w:r w:rsidRPr="005809F1">
        <w:rPr>
          <w:rFonts w:ascii="Arial" w:hAnsi="Arial" w:cs="Arial" w:hint="cs"/>
          <w:szCs w:val="22"/>
          <w:rtl/>
        </w:rPr>
        <w:t>אולם תצוגה גדול ויוקרתי וביצוע הזמנות של בעלי חנויות רהיטים כ 75 חנויות פרטיות ו 14 חנויות של רשת רהיטי קיבוץ השלושה וכן עבור לקוחות אסטרטגיים גדולים</w:t>
      </w:r>
      <w:r w:rsidR="00205A35">
        <w:rPr>
          <w:rFonts w:ascii="Arial" w:hAnsi="Arial" w:cs="Arial" w:hint="cs"/>
          <w:szCs w:val="22"/>
          <w:rtl/>
          <w:lang w:bidi="he-IL"/>
        </w:rPr>
        <w:t>.</w:t>
      </w:r>
      <w:r w:rsidRPr="005809F1">
        <w:rPr>
          <w:rFonts w:ascii="Arial" w:hAnsi="Arial" w:cs="Arial" w:hint="cs"/>
          <w:szCs w:val="22"/>
          <w:rtl/>
        </w:rPr>
        <w:t xml:space="preserve"> </w:t>
      </w:r>
    </w:p>
    <w:bookmarkEnd w:id="14"/>
    <w:p w:rsidR="00266A68" w:rsidRPr="00266A68" w:rsidRDefault="005809F1" w:rsidP="00266A68">
      <w:pPr>
        <w:numPr>
          <w:ilvl w:val="0"/>
          <w:numId w:val="31"/>
        </w:numPr>
        <w:tabs>
          <w:tab w:val="num" w:pos="1800"/>
        </w:tabs>
        <w:spacing w:after="0" w:line="240" w:lineRule="auto"/>
        <w:ind w:left="1800" w:right="0"/>
        <w:jc w:val="both"/>
        <w:rPr>
          <w:rFonts w:ascii="Arial" w:hAnsi="Arial" w:cs="Arial"/>
          <w:szCs w:val="22"/>
          <w:lang w:bidi="he-IL"/>
        </w:rPr>
      </w:pPr>
      <w:r>
        <w:rPr>
          <w:rFonts w:ascii="Arial" w:hAnsi="Arial" w:cs="Arial" w:hint="cs"/>
          <w:szCs w:val="22"/>
          <w:rtl/>
          <w:lang w:bidi="he-IL"/>
        </w:rPr>
        <w:t>ניהול מחלקת</w:t>
      </w:r>
      <w:r w:rsidR="00266A68" w:rsidRPr="00266A68">
        <w:rPr>
          <w:rFonts w:ascii="Arial" w:hAnsi="Arial" w:cs="Arial" w:hint="cs"/>
          <w:szCs w:val="22"/>
          <w:rtl/>
          <w:lang w:bidi="he-IL"/>
        </w:rPr>
        <w:t xml:space="preserve"> שרות לקוחות</w:t>
      </w:r>
      <w:r w:rsidR="00E0684F">
        <w:rPr>
          <w:rFonts w:ascii="Arial" w:hAnsi="Arial" w:cs="Arial" w:hint="cs"/>
          <w:szCs w:val="22"/>
          <w:rtl/>
          <w:lang w:bidi="he-IL"/>
        </w:rPr>
        <w:t xml:space="preserve"> </w:t>
      </w:r>
      <w:r w:rsidR="00E0684F" w:rsidRPr="00903F33">
        <w:rPr>
          <w:rFonts w:ascii="Arial" w:hAnsi="Arial" w:cs="Arial" w:hint="cs"/>
          <w:szCs w:val="22"/>
          <w:rtl/>
          <w:lang w:bidi="he-IL"/>
        </w:rPr>
        <w:t>ביצוע סקרי משוב לשביעות רצון של לקוחות החברה (בעלי חנויות וקונים) וטיפול בליקויים</w:t>
      </w:r>
      <w:r w:rsidR="00266A68" w:rsidRPr="00266A68">
        <w:rPr>
          <w:rFonts w:ascii="Arial" w:hAnsi="Arial" w:cs="Arial" w:hint="cs"/>
          <w:szCs w:val="22"/>
          <w:rtl/>
          <w:lang w:bidi="he-IL"/>
        </w:rPr>
        <w:t>.</w:t>
      </w:r>
    </w:p>
    <w:p w:rsidR="00266A68" w:rsidRPr="00266A68" w:rsidRDefault="00266A68" w:rsidP="00266A68">
      <w:pPr>
        <w:numPr>
          <w:ilvl w:val="0"/>
          <w:numId w:val="31"/>
        </w:numPr>
        <w:tabs>
          <w:tab w:val="num" w:pos="1800"/>
        </w:tabs>
        <w:spacing w:after="0" w:line="240" w:lineRule="auto"/>
        <w:ind w:left="1800" w:right="0"/>
        <w:jc w:val="both"/>
        <w:rPr>
          <w:rFonts w:ascii="Arial" w:hAnsi="Arial" w:cs="Arial"/>
          <w:szCs w:val="22"/>
          <w:lang w:bidi="he-IL"/>
        </w:rPr>
      </w:pPr>
      <w:r w:rsidRPr="00266A68">
        <w:rPr>
          <w:rFonts w:ascii="Arial" w:hAnsi="Arial" w:cs="Arial" w:hint="cs"/>
          <w:szCs w:val="22"/>
          <w:rtl/>
          <w:lang w:bidi="he-IL"/>
        </w:rPr>
        <w:t>ניהול מחלקת המכירות ו</w:t>
      </w:r>
      <w:r w:rsidRPr="00266A68">
        <w:rPr>
          <w:rFonts w:ascii="Arial" w:hAnsi="Arial" w:cs="Arial" w:hint="cs"/>
          <w:szCs w:val="22"/>
          <w:rtl/>
          <w:cs/>
          <w:lang w:bidi="he-IL"/>
        </w:rPr>
        <w:t xml:space="preserve">מערך ההפצה והובלה </w:t>
      </w:r>
      <w:r w:rsidR="005809F1">
        <w:rPr>
          <w:rFonts w:ascii="Arial" w:hAnsi="Arial" w:cs="Arial" w:hint="cs"/>
          <w:szCs w:val="22"/>
          <w:rtl/>
          <w:lang w:bidi="he-IL"/>
        </w:rPr>
        <w:t>כולל גביה וטיפול בחובות לקוחות</w:t>
      </w:r>
      <w:r w:rsidRPr="00266A68">
        <w:rPr>
          <w:rFonts w:ascii="Arial" w:hAnsi="Arial" w:cs="Arial" w:hint="cs"/>
          <w:szCs w:val="22"/>
          <w:rtl/>
          <w:lang w:bidi="he-IL"/>
        </w:rPr>
        <w:t>.</w:t>
      </w:r>
    </w:p>
    <w:p w:rsidR="00266A68" w:rsidRDefault="00266A68" w:rsidP="00266A68">
      <w:pPr>
        <w:numPr>
          <w:ilvl w:val="0"/>
          <w:numId w:val="31"/>
        </w:numPr>
        <w:tabs>
          <w:tab w:val="num" w:pos="1800"/>
        </w:tabs>
        <w:spacing w:after="0" w:line="240" w:lineRule="auto"/>
        <w:ind w:left="1800" w:right="0"/>
        <w:jc w:val="both"/>
        <w:rPr>
          <w:rFonts w:ascii="Arial" w:eastAsia="Times New Roman" w:hAnsi="Arial" w:cs="Arial"/>
          <w:color w:val="auto"/>
          <w:szCs w:val="22"/>
          <w:lang w:eastAsia="he-IL" w:bidi="he-IL"/>
        </w:rPr>
      </w:pPr>
      <w:r w:rsidRPr="00266A68">
        <w:rPr>
          <w:rFonts w:ascii="Arial" w:hAnsi="Arial" w:cs="Arial" w:hint="cs"/>
          <w:szCs w:val="22"/>
          <w:rtl/>
          <w:lang w:bidi="he-IL"/>
        </w:rPr>
        <w:t>הקף פעילות שנתי של 75 מיליון ₪.</w:t>
      </w:r>
      <w:bookmarkEnd w:id="13"/>
    </w:p>
    <w:p w:rsidR="00AE4CEA" w:rsidRDefault="00AE4CEA" w:rsidP="00AE4CEA">
      <w:pPr>
        <w:tabs>
          <w:tab w:val="num" w:pos="1800"/>
        </w:tabs>
        <w:spacing w:after="0" w:line="240" w:lineRule="auto"/>
        <w:ind w:left="1800" w:right="1800"/>
        <w:jc w:val="both"/>
        <w:rPr>
          <w:rFonts w:ascii="Arial" w:eastAsia="Times New Roman" w:hAnsi="Arial" w:cs="Arial"/>
          <w:color w:val="auto"/>
          <w:szCs w:val="22"/>
          <w:lang w:eastAsia="he-IL" w:bidi="he-IL"/>
        </w:rPr>
      </w:pPr>
    </w:p>
    <w:p w:rsidR="00266A68" w:rsidRPr="00266A68" w:rsidRDefault="0018446B" w:rsidP="0018446B">
      <w:pPr>
        <w:spacing w:after="0" w:line="240" w:lineRule="auto"/>
        <w:ind w:right="1800"/>
        <w:jc w:val="both"/>
        <w:rPr>
          <w:rFonts w:ascii="Arial" w:eastAsia="Times New Roman" w:hAnsi="Arial" w:cs="Arial"/>
          <w:b/>
          <w:bCs/>
          <w:color w:val="auto"/>
          <w:sz w:val="23"/>
          <w:szCs w:val="23"/>
          <w:u w:val="single"/>
          <w:lang w:eastAsia="he-IL" w:bidi="he-IL"/>
        </w:rPr>
      </w:pPr>
      <w:bookmarkStart w:id="15" w:name="_Hlk65660281"/>
      <w:bookmarkStart w:id="16" w:name="_Hlk80703277"/>
      <w:r w:rsidRPr="00D6453B">
        <w:rPr>
          <w:rFonts w:ascii="Arial" w:eastAsia="Times New Roman" w:hAnsi="Arial" w:cs="Arial" w:hint="cs"/>
          <w:b/>
          <w:bCs/>
          <w:color w:val="auto"/>
          <w:szCs w:val="22"/>
          <w:rtl/>
          <w:lang w:eastAsia="he-IL" w:bidi="he-IL"/>
        </w:rPr>
        <w:t>20</w:t>
      </w:r>
      <w:r w:rsidR="00697F8B">
        <w:rPr>
          <w:rFonts w:ascii="Arial" w:eastAsia="Times New Roman" w:hAnsi="Arial" w:cs="Arial" w:hint="cs"/>
          <w:b/>
          <w:bCs/>
          <w:color w:val="auto"/>
          <w:szCs w:val="22"/>
          <w:rtl/>
          <w:lang w:eastAsia="he-IL" w:bidi="he-IL"/>
        </w:rPr>
        <w:t>13</w:t>
      </w:r>
      <w:r w:rsidRPr="00D6453B">
        <w:rPr>
          <w:rFonts w:ascii="Arial" w:eastAsia="Times New Roman" w:hAnsi="Arial" w:cs="Arial" w:hint="cs"/>
          <w:b/>
          <w:bCs/>
          <w:color w:val="auto"/>
          <w:szCs w:val="22"/>
          <w:rtl/>
          <w:lang w:eastAsia="he-IL" w:bidi="he-IL"/>
        </w:rPr>
        <w:t xml:space="preserve"> </w:t>
      </w:r>
      <w:r w:rsidR="00D6453B">
        <w:rPr>
          <w:rFonts w:ascii="Arial" w:eastAsia="Times New Roman" w:hAnsi="Arial" w:cs="Arial" w:hint="cs"/>
          <w:b/>
          <w:bCs/>
          <w:color w:val="auto"/>
          <w:szCs w:val="22"/>
          <w:rtl/>
          <w:lang w:eastAsia="he-IL" w:bidi="he-IL"/>
        </w:rPr>
        <w:t>-</w:t>
      </w:r>
      <w:r w:rsidRPr="00D6453B">
        <w:rPr>
          <w:rFonts w:ascii="Arial" w:eastAsia="Times New Roman" w:hAnsi="Arial" w:cs="Arial" w:hint="cs"/>
          <w:b/>
          <w:bCs/>
          <w:color w:val="auto"/>
          <w:szCs w:val="22"/>
          <w:rtl/>
          <w:lang w:eastAsia="he-IL" w:bidi="he-IL"/>
        </w:rPr>
        <w:t xml:space="preserve"> 20</w:t>
      </w:r>
      <w:r w:rsidR="00697F8B">
        <w:rPr>
          <w:rFonts w:ascii="Arial" w:eastAsia="Times New Roman" w:hAnsi="Arial" w:cs="Arial" w:hint="cs"/>
          <w:b/>
          <w:bCs/>
          <w:color w:val="auto"/>
          <w:szCs w:val="22"/>
          <w:rtl/>
          <w:lang w:eastAsia="he-IL" w:bidi="he-IL"/>
        </w:rPr>
        <w:t>10</w:t>
      </w:r>
      <w:r w:rsidRPr="0018446B">
        <w:rPr>
          <w:rFonts w:ascii="Arial" w:eastAsia="Times New Roman" w:hAnsi="Arial" w:cs="Arial" w:hint="cs"/>
          <w:b/>
          <w:bCs/>
          <w:color w:val="auto"/>
          <w:sz w:val="23"/>
          <w:szCs w:val="23"/>
          <w:rtl/>
          <w:lang w:eastAsia="he-IL" w:bidi="he-IL"/>
        </w:rPr>
        <w:t xml:space="preserve"> </w:t>
      </w:r>
      <w:bookmarkEnd w:id="15"/>
      <w:r>
        <w:rPr>
          <w:rFonts w:ascii="Arial" w:eastAsia="Times New Roman" w:hAnsi="Arial" w:cs="Arial"/>
          <w:b/>
          <w:bCs/>
          <w:color w:val="auto"/>
          <w:sz w:val="23"/>
          <w:szCs w:val="23"/>
          <w:rtl/>
          <w:lang w:eastAsia="he-IL" w:bidi="he-IL"/>
        </w:rPr>
        <w:tab/>
      </w:r>
      <w:r>
        <w:rPr>
          <w:rFonts w:ascii="Arial" w:eastAsia="Times New Roman" w:hAnsi="Arial" w:cs="Arial"/>
          <w:b/>
          <w:bCs/>
          <w:color w:val="auto"/>
          <w:sz w:val="23"/>
          <w:szCs w:val="23"/>
          <w:rtl/>
          <w:lang w:eastAsia="he-IL" w:bidi="he-IL"/>
        </w:rPr>
        <w:tab/>
      </w:r>
      <w:r w:rsidR="00266A68" w:rsidRPr="00266A68">
        <w:rPr>
          <w:rFonts w:ascii="Arial" w:eastAsia="Times New Roman" w:hAnsi="Arial" w:cs="Arial"/>
          <w:b/>
          <w:bCs/>
          <w:color w:val="auto"/>
          <w:sz w:val="23"/>
          <w:szCs w:val="23"/>
          <w:u w:val="single"/>
          <w:rtl/>
          <w:lang w:eastAsia="he-IL" w:bidi="he-IL"/>
        </w:rPr>
        <w:t xml:space="preserve">מנהל אזור </w:t>
      </w:r>
      <w:r w:rsidR="00266A68" w:rsidRPr="00266A68">
        <w:rPr>
          <w:rFonts w:ascii="Arial" w:eastAsia="Times New Roman" w:hAnsi="Arial" w:cs="Arial" w:hint="cs"/>
          <w:b/>
          <w:bCs/>
          <w:color w:val="auto"/>
          <w:sz w:val="23"/>
          <w:szCs w:val="23"/>
          <w:u w:val="single"/>
          <w:rtl/>
          <w:lang w:eastAsia="he-IL" w:bidi="he-IL"/>
        </w:rPr>
        <w:t>בחברת</w:t>
      </w:r>
      <w:r w:rsidR="00266A68" w:rsidRPr="00266A68">
        <w:rPr>
          <w:rFonts w:ascii="Arial" w:eastAsia="Times New Roman" w:hAnsi="Arial" w:cs="Arial"/>
          <w:b/>
          <w:bCs/>
          <w:color w:val="auto"/>
          <w:sz w:val="23"/>
          <w:szCs w:val="23"/>
          <w:u w:val="single"/>
          <w:rtl/>
          <w:lang w:eastAsia="he-IL" w:bidi="he-IL"/>
        </w:rPr>
        <w:t xml:space="preserve">  "</w:t>
      </w:r>
      <w:r w:rsidR="00266A68" w:rsidRPr="00266A68">
        <w:rPr>
          <w:rFonts w:ascii="Arial" w:eastAsia="Times New Roman" w:hAnsi="Arial" w:cs="Arial"/>
          <w:b/>
          <w:bCs/>
          <w:color w:val="auto"/>
          <w:sz w:val="23"/>
          <w:szCs w:val="23"/>
          <w:u w:val="single"/>
          <w:lang w:eastAsia="he-IL" w:bidi="he-IL"/>
        </w:rPr>
        <w:t>BERMAD</w:t>
      </w:r>
      <w:r w:rsidR="00266A68" w:rsidRPr="00266A68">
        <w:rPr>
          <w:rFonts w:ascii="Arial" w:eastAsia="Times New Roman" w:hAnsi="Arial" w:cs="Arial"/>
          <w:b/>
          <w:bCs/>
          <w:color w:val="auto"/>
          <w:sz w:val="23"/>
          <w:szCs w:val="23"/>
          <w:u w:val="single"/>
          <w:rtl/>
          <w:lang w:eastAsia="he-IL" w:bidi="he-IL"/>
        </w:rPr>
        <w:t>"</w:t>
      </w:r>
      <w:r w:rsidR="00266A68" w:rsidRPr="00266A68">
        <w:rPr>
          <w:rFonts w:ascii="Arial" w:eastAsia="Times New Roman" w:hAnsi="Arial" w:cs="Arial" w:hint="cs"/>
          <w:b/>
          <w:bCs/>
          <w:color w:val="auto"/>
          <w:sz w:val="23"/>
          <w:szCs w:val="23"/>
          <w:u w:val="single"/>
          <w:rtl/>
          <w:lang w:eastAsia="he-IL" w:bidi="he-IL"/>
        </w:rPr>
        <w:t xml:space="preserve"> - </w:t>
      </w:r>
      <w:r w:rsidR="00266A68" w:rsidRPr="00266A68">
        <w:rPr>
          <w:rFonts w:ascii="Arial" w:eastAsia="Times New Roman" w:hAnsi="Arial" w:cs="Arial"/>
          <w:b/>
          <w:bCs/>
          <w:color w:val="auto"/>
          <w:sz w:val="23"/>
          <w:szCs w:val="23"/>
          <w:u w:val="single"/>
          <w:rtl/>
          <w:lang w:eastAsia="he-IL" w:bidi="he-IL"/>
        </w:rPr>
        <w:t xml:space="preserve"> הודו וסרילנקה</w:t>
      </w:r>
      <w:r w:rsidR="00266A68" w:rsidRPr="00266A68">
        <w:rPr>
          <w:rFonts w:ascii="Arial" w:eastAsia="Times New Roman" w:hAnsi="Arial" w:cs="Arial" w:hint="cs"/>
          <w:b/>
          <w:bCs/>
          <w:color w:val="auto"/>
          <w:sz w:val="23"/>
          <w:szCs w:val="23"/>
          <w:u w:val="single"/>
          <w:rtl/>
          <w:lang w:eastAsia="he-IL" w:bidi="he-IL"/>
        </w:rPr>
        <w:t>.</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bookmarkStart w:id="17" w:name="_Hlk80534843"/>
      <w:r w:rsidRPr="00D32155">
        <w:rPr>
          <w:rFonts w:ascii="Arial" w:eastAsia="Times New Roman" w:hAnsi="Arial" w:cs="Arial"/>
          <w:color w:val="auto"/>
          <w:szCs w:val="22"/>
          <w:rtl/>
          <w:lang w:eastAsia="he-IL" w:bidi="he-IL"/>
        </w:rPr>
        <w:t>תכנון ובנייה של אסטרטגית וטקטיקת המכירות, ניהול השיווק והמכירות, ניהול, שימור ופיתוח רשת מפיצים וסוכנים.</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sidRPr="00D32155">
        <w:rPr>
          <w:rFonts w:ascii="Arial" w:eastAsia="Times New Roman" w:hAnsi="Arial" w:cs="Arial"/>
          <w:color w:val="auto"/>
          <w:szCs w:val="22"/>
          <w:rtl/>
          <w:lang w:eastAsia="he-IL" w:bidi="he-IL"/>
        </w:rPr>
        <w:t>איתור וניהול סוכנים</w:t>
      </w:r>
      <w:r w:rsidRPr="00D32155">
        <w:rPr>
          <w:rFonts w:ascii="Arial" w:eastAsia="Times New Roman" w:hAnsi="Arial" w:cs="Arial"/>
          <w:color w:val="auto"/>
          <w:szCs w:val="22"/>
          <w:rtl/>
          <w:cs/>
          <w:lang w:eastAsia="he-IL"/>
        </w:rPr>
        <w:t>,</w:t>
      </w:r>
      <w:r w:rsidRPr="00D32155">
        <w:rPr>
          <w:rFonts w:ascii="Arial" w:eastAsia="Times New Roman" w:hAnsi="Arial" w:cs="Arial"/>
          <w:color w:val="auto"/>
          <w:szCs w:val="22"/>
          <w:lang w:eastAsia="he-IL" w:bidi="he-IL"/>
        </w:rPr>
        <w:t xml:space="preserve"> </w:t>
      </w:r>
      <w:r w:rsidRPr="00D32155">
        <w:rPr>
          <w:rFonts w:ascii="Arial" w:eastAsia="Times New Roman" w:hAnsi="Arial" w:cs="Arial"/>
          <w:color w:val="auto"/>
          <w:szCs w:val="22"/>
          <w:rtl/>
          <w:cs/>
          <w:lang w:eastAsia="he-IL" w:bidi="he-IL"/>
        </w:rPr>
        <w:t>גיבוש מערכת הסכמי התקשרויות ושיתופי פעולה</w:t>
      </w:r>
      <w:r w:rsidRPr="00D32155">
        <w:rPr>
          <w:rFonts w:ascii="Arial" w:eastAsia="Times New Roman" w:hAnsi="Arial" w:cs="Arial" w:hint="cs"/>
          <w:color w:val="auto"/>
          <w:szCs w:val="22"/>
          <w:rtl/>
          <w:lang w:eastAsia="he-IL" w:bidi="he-IL"/>
        </w:rPr>
        <w:t xml:space="preserve"> </w:t>
      </w:r>
      <w:r w:rsidRPr="00D32155">
        <w:rPr>
          <w:rFonts w:ascii="Arial" w:eastAsia="Times New Roman" w:hAnsi="Arial" w:cs="Arial"/>
          <w:color w:val="auto"/>
          <w:szCs w:val="22"/>
          <w:rtl/>
          <w:cs/>
          <w:lang w:eastAsia="he-IL"/>
        </w:rPr>
        <w:t>(</w:t>
      </w:r>
      <w:r w:rsidRPr="00D32155">
        <w:rPr>
          <w:rFonts w:ascii="Arial" w:eastAsia="Times New Roman" w:hAnsi="Arial" w:cs="Arial"/>
          <w:color w:val="auto"/>
          <w:szCs w:val="22"/>
          <w:lang w:eastAsia="he-IL" w:bidi="he-IL"/>
        </w:rPr>
        <w:t>JV</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עם גורמים עסקיים</w:t>
      </w:r>
      <w:r w:rsidRPr="00D32155">
        <w:rPr>
          <w:rFonts w:ascii="Arial" w:eastAsia="Times New Roman" w:hAnsi="Arial" w:cs="Arial" w:hint="cs"/>
          <w:color w:val="auto"/>
          <w:szCs w:val="22"/>
          <w:rtl/>
          <w:lang w:eastAsia="he-IL" w:bidi="he-IL"/>
        </w:rPr>
        <w:t>,</w:t>
      </w:r>
      <w:r w:rsidRPr="00D32155">
        <w:rPr>
          <w:rFonts w:ascii="Arial" w:eastAsia="Times New Roman" w:hAnsi="Arial" w:cs="Arial"/>
          <w:color w:val="auto"/>
          <w:szCs w:val="22"/>
          <w:rtl/>
          <w:cs/>
          <w:lang w:eastAsia="he-IL" w:bidi="he-IL"/>
        </w:rPr>
        <w:t xml:space="preserve"> </w:t>
      </w:r>
      <w:r w:rsidRPr="00D32155">
        <w:rPr>
          <w:rFonts w:ascii="Arial" w:eastAsia="Times New Roman" w:hAnsi="Arial" w:cs="Arial" w:hint="cs"/>
          <w:color w:val="auto"/>
          <w:szCs w:val="22"/>
          <w:rtl/>
          <w:cs/>
          <w:lang w:eastAsia="he-IL" w:bidi="he-IL"/>
        </w:rPr>
        <w:t>מסחריים וממשלתיים.</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sidRPr="00D32155">
        <w:rPr>
          <w:rFonts w:ascii="Arial" w:eastAsia="Times New Roman" w:hAnsi="Arial" w:cs="Arial"/>
          <w:color w:val="auto"/>
          <w:szCs w:val="22"/>
          <w:rtl/>
          <w:lang w:eastAsia="he-IL" w:bidi="he-IL"/>
        </w:rPr>
        <w:t>הכנה ויישום תכנית עסקית להרחבת פעילות "ברמד" בסגמנטים:</w:t>
      </w:r>
      <w:r w:rsidRPr="00D32155">
        <w:rPr>
          <w:rFonts w:ascii="Arial" w:eastAsia="Times New Roman" w:hAnsi="Arial" w:cs="Arial"/>
          <w:color w:val="auto"/>
          <w:szCs w:val="22"/>
          <w:lang w:eastAsia="he-IL" w:bidi="he-IL"/>
        </w:rPr>
        <w:t xml:space="preserve">WW ,IR ,FP </w:t>
      </w:r>
      <w:r>
        <w:rPr>
          <w:rFonts w:ascii="Arial" w:eastAsia="Times New Roman" w:hAnsi="Arial" w:cs="Arial" w:hint="cs"/>
          <w:color w:val="auto"/>
          <w:szCs w:val="22"/>
          <w:rtl/>
          <w:lang w:eastAsia="he-IL" w:bidi="he-IL"/>
        </w:rPr>
        <w:t>.</w:t>
      </w:r>
    </w:p>
    <w:p w:rsidR="004C0662" w:rsidRDefault="004C0662" w:rsidP="004C0662">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sidRPr="00D32155">
        <w:rPr>
          <w:rFonts w:ascii="Arial" w:eastAsia="Times New Roman" w:hAnsi="Arial" w:cs="Arial"/>
          <w:color w:val="auto"/>
          <w:szCs w:val="22"/>
          <w:rtl/>
          <w:lang w:eastAsia="he-IL" w:bidi="he-IL"/>
        </w:rPr>
        <w:t xml:space="preserve">הכנה ויישום </w:t>
      </w:r>
      <w:r w:rsidRPr="00D32155">
        <w:rPr>
          <w:rFonts w:ascii="Arial" w:eastAsia="Times New Roman" w:hAnsi="Arial" w:cs="Arial" w:hint="cs"/>
          <w:color w:val="auto"/>
          <w:szCs w:val="22"/>
          <w:rtl/>
          <w:lang w:eastAsia="he-IL" w:bidi="he-IL"/>
        </w:rPr>
        <w:t xml:space="preserve">של </w:t>
      </w:r>
      <w:r w:rsidRPr="00D32155">
        <w:rPr>
          <w:rFonts w:ascii="Arial" w:eastAsia="Times New Roman" w:hAnsi="Arial" w:cs="Arial"/>
          <w:color w:val="auto"/>
          <w:szCs w:val="22"/>
          <w:rtl/>
          <w:lang w:eastAsia="he-IL" w:bidi="he-IL"/>
        </w:rPr>
        <w:t xml:space="preserve">תכנית עסקית </w:t>
      </w:r>
      <w:r w:rsidRPr="00D32155">
        <w:rPr>
          <w:rFonts w:ascii="Arial" w:eastAsia="Times New Roman" w:hAnsi="Arial" w:cs="Arial" w:hint="cs"/>
          <w:color w:val="auto"/>
          <w:szCs w:val="22"/>
          <w:rtl/>
          <w:lang w:eastAsia="he-IL" w:bidi="he-IL"/>
        </w:rPr>
        <w:t>להקמת חברת בת של "</w:t>
      </w:r>
      <w:r w:rsidRPr="00D32155">
        <w:rPr>
          <w:rFonts w:ascii="Arial" w:eastAsia="Times New Roman" w:hAnsi="Arial" w:cs="Arial"/>
          <w:color w:val="auto"/>
          <w:szCs w:val="22"/>
          <w:lang w:eastAsia="he-IL" w:bidi="he-IL"/>
        </w:rPr>
        <w:t>Barmad</w:t>
      </w:r>
      <w:r w:rsidRPr="00D32155">
        <w:rPr>
          <w:rFonts w:ascii="Arial" w:eastAsia="Times New Roman" w:hAnsi="Arial" w:cs="Arial" w:hint="cs"/>
          <w:color w:val="auto"/>
          <w:szCs w:val="22"/>
          <w:rtl/>
          <w:lang w:eastAsia="he-IL" w:bidi="he-IL"/>
        </w:rPr>
        <w:t xml:space="preserve">" בהודו </w:t>
      </w:r>
      <w:r w:rsidRPr="00D32155">
        <w:rPr>
          <w:rFonts w:ascii="Arial" w:eastAsia="Times New Roman" w:hAnsi="Arial" w:cs="Arial"/>
          <w:color w:val="auto"/>
          <w:szCs w:val="22"/>
          <w:rtl/>
          <w:lang w:eastAsia="he-IL" w:bidi="he-IL"/>
        </w:rPr>
        <w:t xml:space="preserve">להרחבת פעילות </w:t>
      </w:r>
      <w:r w:rsidRPr="00D32155">
        <w:rPr>
          <w:rFonts w:ascii="Arial" w:eastAsia="Times New Roman" w:hAnsi="Arial" w:cs="Arial" w:hint="cs"/>
          <w:color w:val="auto"/>
          <w:szCs w:val="22"/>
          <w:rtl/>
          <w:lang w:eastAsia="he-IL" w:bidi="he-IL"/>
        </w:rPr>
        <w:t xml:space="preserve">ייצור, הרכבה ומכירה של מוצרי החברה, </w:t>
      </w:r>
      <w:r w:rsidRPr="00D32155">
        <w:rPr>
          <w:rFonts w:ascii="Arial" w:eastAsia="Times New Roman" w:hAnsi="Arial" w:cs="Arial"/>
          <w:color w:val="auto"/>
          <w:szCs w:val="22"/>
          <w:rtl/>
          <w:lang w:eastAsia="he-IL" w:bidi="he-IL"/>
        </w:rPr>
        <w:t>גיוס מהנדסי מכירות</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מהנדסי יישומים</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הכשרתם</w:t>
      </w:r>
      <w:r w:rsidRPr="00D32155">
        <w:rPr>
          <w:rFonts w:ascii="Arial" w:eastAsia="Times New Roman" w:hAnsi="Arial" w:cs="Arial" w:hint="cs"/>
          <w:color w:val="auto"/>
          <w:szCs w:val="22"/>
          <w:rtl/>
          <w:cs/>
          <w:lang w:eastAsia="he-IL" w:bidi="he-IL"/>
        </w:rPr>
        <w:t xml:space="preserve"> וניהולם.</w:t>
      </w:r>
    </w:p>
    <w:p w:rsidR="00710723" w:rsidRDefault="00710723" w:rsidP="004C0662">
      <w:pPr>
        <w:numPr>
          <w:ilvl w:val="0"/>
          <w:numId w:val="41"/>
        </w:numPr>
        <w:tabs>
          <w:tab w:val="clear" w:pos="-5591"/>
          <w:tab w:val="num" w:pos="360"/>
          <w:tab w:val="num" w:pos="1701"/>
          <w:tab w:val="num" w:pos="1800"/>
        </w:tabs>
        <w:spacing w:after="0" w:line="240" w:lineRule="auto"/>
        <w:ind w:left="1701" w:right="0" w:hanging="284"/>
        <w:jc w:val="both"/>
        <w:rPr>
          <w:rFonts w:ascii="Arial" w:eastAsia="Times New Roman" w:hAnsi="Arial" w:cs="Arial"/>
          <w:color w:val="auto"/>
          <w:szCs w:val="22"/>
          <w:lang w:eastAsia="he-IL" w:bidi="he-IL"/>
        </w:rPr>
      </w:pPr>
      <w:r>
        <w:rPr>
          <w:rFonts w:ascii="Arial" w:eastAsia="Times New Roman" w:hAnsi="Arial" w:cs="Arial" w:hint="cs"/>
          <w:color w:val="auto"/>
          <w:szCs w:val="22"/>
          <w:rtl/>
          <w:lang w:eastAsia="he-IL" w:bidi="he-IL"/>
        </w:rPr>
        <w:t>הקף פעילות שנתית של 75 מיליון ₪.</w:t>
      </w:r>
    </w:p>
    <w:bookmarkEnd w:id="16"/>
    <w:bookmarkEnd w:id="17"/>
    <w:p w:rsidR="005809F1" w:rsidRPr="004C0662" w:rsidRDefault="005809F1" w:rsidP="005809F1">
      <w:pPr>
        <w:spacing w:after="0" w:line="240" w:lineRule="auto"/>
        <w:ind w:right="1800"/>
        <w:jc w:val="both"/>
        <w:rPr>
          <w:rFonts w:ascii="Arial" w:hAnsi="Arial" w:cs="Arial"/>
          <w:szCs w:val="22"/>
          <w:rtl/>
          <w:lang w:bidi="he-IL"/>
        </w:rPr>
      </w:pPr>
    </w:p>
    <w:p w:rsidR="002A61BA" w:rsidRPr="00130C02" w:rsidRDefault="002A61BA" w:rsidP="00350FD4">
      <w:pPr>
        <w:spacing w:after="0" w:line="240" w:lineRule="auto"/>
        <w:ind w:left="-1050" w:right="284" w:firstLine="1049"/>
        <w:rPr>
          <w:rFonts w:ascii="Arial" w:eastAsia="Times New Roman" w:hAnsi="Arial" w:cs="Arial"/>
          <w:b/>
          <w:bCs/>
          <w:color w:val="auto"/>
          <w:sz w:val="24"/>
          <w:szCs w:val="24"/>
          <w:rtl/>
          <w:lang w:eastAsia="he-IL" w:bidi="he-IL"/>
        </w:rPr>
      </w:pPr>
      <w:bookmarkStart w:id="18" w:name="_Hlk65660324"/>
      <w:bookmarkStart w:id="19" w:name="_Hlk80703304"/>
      <w:r w:rsidRPr="00130C02">
        <w:rPr>
          <w:rFonts w:ascii="Arial" w:eastAsia="Times New Roman" w:hAnsi="Arial" w:cs="Arial" w:hint="cs"/>
          <w:b/>
          <w:bCs/>
          <w:color w:val="auto"/>
          <w:szCs w:val="22"/>
          <w:rtl/>
          <w:lang w:eastAsia="he-IL" w:bidi="he-IL"/>
        </w:rPr>
        <w:t>20</w:t>
      </w:r>
      <w:r w:rsidR="00697F8B">
        <w:rPr>
          <w:rFonts w:ascii="Arial" w:eastAsia="Times New Roman" w:hAnsi="Arial" w:cs="Arial" w:hint="cs"/>
          <w:b/>
          <w:bCs/>
          <w:color w:val="auto"/>
          <w:szCs w:val="22"/>
          <w:rtl/>
          <w:lang w:eastAsia="he-IL" w:bidi="he-IL"/>
        </w:rPr>
        <w:t>10</w:t>
      </w:r>
      <w:r w:rsidRPr="00130C02">
        <w:rPr>
          <w:rFonts w:ascii="Arial" w:eastAsia="Times New Roman" w:hAnsi="Arial" w:cs="Arial"/>
          <w:b/>
          <w:bCs/>
          <w:color w:val="auto"/>
          <w:szCs w:val="22"/>
          <w:rtl/>
          <w:lang w:eastAsia="he-IL" w:bidi="he-IL"/>
        </w:rPr>
        <w:t xml:space="preserve"> -</w:t>
      </w:r>
      <w:r w:rsidRPr="00130C02">
        <w:rPr>
          <w:rFonts w:ascii="Arial" w:eastAsia="Times New Roman" w:hAnsi="Arial" w:cs="Arial"/>
          <w:b/>
          <w:bCs/>
          <w:color w:val="auto"/>
          <w:szCs w:val="22"/>
          <w:rtl/>
          <w:lang w:eastAsia="he-IL" w:bidi="he-IL"/>
        </w:rPr>
        <w:tab/>
      </w:r>
      <w:r w:rsidRPr="00130C02">
        <w:rPr>
          <w:rFonts w:ascii="Arial" w:eastAsia="Times New Roman" w:hAnsi="Arial" w:cs="Arial" w:hint="cs"/>
          <w:b/>
          <w:bCs/>
          <w:color w:val="auto"/>
          <w:szCs w:val="22"/>
          <w:rtl/>
          <w:lang w:eastAsia="he-IL" w:bidi="he-IL"/>
        </w:rPr>
        <w:t>200</w:t>
      </w:r>
      <w:r w:rsidR="00E60125">
        <w:rPr>
          <w:rFonts w:ascii="Arial" w:eastAsia="Times New Roman" w:hAnsi="Arial" w:cs="Arial" w:hint="cs"/>
          <w:b/>
          <w:bCs/>
          <w:color w:val="auto"/>
          <w:szCs w:val="22"/>
          <w:rtl/>
          <w:lang w:eastAsia="he-IL" w:bidi="he-IL"/>
        </w:rPr>
        <w:t>8</w:t>
      </w:r>
      <w:bookmarkEnd w:id="18"/>
      <w:r w:rsidRPr="00130C02">
        <w:rPr>
          <w:rFonts w:ascii="Arial" w:eastAsia="Times New Roman" w:hAnsi="Arial" w:cs="Arial"/>
          <w:b/>
          <w:bCs/>
          <w:color w:val="auto"/>
          <w:sz w:val="24"/>
          <w:szCs w:val="24"/>
          <w:rtl/>
          <w:lang w:eastAsia="he-IL" w:bidi="he-IL"/>
        </w:rPr>
        <w:tab/>
      </w:r>
      <w:r w:rsidRPr="00130C02">
        <w:rPr>
          <w:rFonts w:ascii="Arial" w:eastAsia="Times New Roman" w:hAnsi="Arial" w:cs="Arial" w:hint="cs"/>
          <w:b/>
          <w:bCs/>
          <w:color w:val="auto"/>
          <w:sz w:val="24"/>
          <w:szCs w:val="24"/>
          <w:rtl/>
          <w:lang w:eastAsia="he-IL" w:bidi="he-IL"/>
        </w:rPr>
        <w:tab/>
      </w:r>
      <w:r w:rsidRPr="00130C02">
        <w:rPr>
          <w:rFonts w:ascii="Arial" w:eastAsia="Times New Roman" w:hAnsi="Arial" w:cs="Arial"/>
          <w:b/>
          <w:bCs/>
          <w:color w:val="auto"/>
          <w:sz w:val="24"/>
          <w:szCs w:val="24"/>
          <w:u w:val="single"/>
          <w:rtl/>
          <w:lang w:eastAsia="he-IL" w:bidi="he-IL"/>
        </w:rPr>
        <w:t xml:space="preserve">מנהל אזור </w:t>
      </w:r>
      <w:r w:rsidRPr="00130C02">
        <w:rPr>
          <w:rFonts w:ascii="Arial" w:eastAsia="Times New Roman" w:hAnsi="Arial" w:cs="Arial" w:hint="cs"/>
          <w:b/>
          <w:bCs/>
          <w:color w:val="auto"/>
          <w:sz w:val="24"/>
          <w:szCs w:val="24"/>
          <w:u w:val="single"/>
          <w:rtl/>
          <w:lang w:eastAsia="he-IL" w:bidi="he-IL"/>
        </w:rPr>
        <w:t xml:space="preserve">בחברת </w:t>
      </w:r>
      <w:r w:rsidRPr="00130C02">
        <w:rPr>
          <w:rFonts w:ascii="Arial" w:eastAsia="Times New Roman" w:hAnsi="Arial" w:cs="Arial"/>
          <w:b/>
          <w:bCs/>
          <w:color w:val="auto"/>
          <w:sz w:val="24"/>
          <w:szCs w:val="24"/>
          <w:u w:val="single"/>
          <w:rtl/>
          <w:lang w:eastAsia="he-IL" w:bidi="he-IL"/>
        </w:rPr>
        <w:t>"</w:t>
      </w:r>
      <w:r w:rsidRPr="00130C02">
        <w:rPr>
          <w:rFonts w:ascii="Arial" w:eastAsia="Times New Roman" w:hAnsi="Arial" w:cs="Arial"/>
          <w:b/>
          <w:bCs/>
          <w:color w:val="auto"/>
          <w:sz w:val="24"/>
          <w:szCs w:val="24"/>
          <w:u w:val="single"/>
          <w:lang w:eastAsia="he-IL" w:bidi="he-IL"/>
        </w:rPr>
        <w:t>IDE Technologies</w:t>
      </w:r>
      <w:r w:rsidRPr="00130C02">
        <w:rPr>
          <w:rFonts w:ascii="Arial" w:eastAsia="Times New Roman" w:hAnsi="Arial" w:cs="Arial"/>
          <w:b/>
          <w:bCs/>
          <w:color w:val="auto"/>
          <w:sz w:val="24"/>
          <w:szCs w:val="24"/>
          <w:u w:val="single"/>
          <w:rtl/>
          <w:lang w:eastAsia="he-IL" w:bidi="he-IL"/>
        </w:rPr>
        <w:t>"</w:t>
      </w:r>
      <w:r w:rsidR="00350FD4">
        <w:rPr>
          <w:rFonts w:ascii="Arial" w:eastAsia="Times New Roman" w:hAnsi="Arial" w:cs="Arial" w:hint="cs"/>
          <w:b/>
          <w:bCs/>
          <w:color w:val="auto"/>
          <w:sz w:val="24"/>
          <w:szCs w:val="24"/>
          <w:u w:val="single"/>
          <w:rtl/>
          <w:lang w:eastAsia="he-IL" w:bidi="he-IL"/>
        </w:rPr>
        <w:t xml:space="preserve"> - </w:t>
      </w:r>
      <w:r w:rsidR="00350FD4" w:rsidRPr="00130C02">
        <w:rPr>
          <w:rFonts w:ascii="Arial" w:eastAsia="Times New Roman" w:hAnsi="Arial" w:cs="Arial"/>
          <w:b/>
          <w:bCs/>
          <w:color w:val="auto"/>
          <w:sz w:val="24"/>
          <w:szCs w:val="24"/>
          <w:u w:val="single"/>
          <w:rtl/>
          <w:lang w:eastAsia="he-IL" w:bidi="he-IL"/>
        </w:rPr>
        <w:t>הודו וסרילנקה</w:t>
      </w:r>
      <w:r w:rsidR="00350FD4">
        <w:rPr>
          <w:rFonts w:ascii="Arial" w:eastAsia="Times New Roman" w:hAnsi="Arial" w:cs="Arial" w:hint="cs"/>
          <w:b/>
          <w:bCs/>
          <w:color w:val="auto"/>
          <w:sz w:val="24"/>
          <w:szCs w:val="24"/>
          <w:u w:val="single"/>
          <w:rtl/>
          <w:lang w:eastAsia="he-IL" w:bidi="he-IL"/>
        </w:rPr>
        <w:t>.</w:t>
      </w:r>
      <w:r w:rsidR="00350FD4" w:rsidRPr="00130C02">
        <w:rPr>
          <w:rFonts w:ascii="Arial" w:eastAsia="Times New Roman" w:hAnsi="Arial" w:cs="Arial"/>
          <w:b/>
          <w:bCs/>
          <w:color w:val="auto"/>
          <w:sz w:val="24"/>
          <w:szCs w:val="24"/>
          <w:u w:val="single"/>
          <w:rtl/>
          <w:lang w:eastAsia="he-IL" w:bidi="he-IL"/>
        </w:rPr>
        <w:t xml:space="preserve">  </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284" w:hanging="284"/>
        <w:jc w:val="both"/>
        <w:rPr>
          <w:rFonts w:ascii="Arial" w:eastAsia="Times New Roman" w:hAnsi="Arial" w:cs="Arial"/>
          <w:color w:val="auto"/>
          <w:szCs w:val="22"/>
          <w:lang w:eastAsia="he-IL" w:bidi="he-IL"/>
        </w:rPr>
      </w:pPr>
      <w:bookmarkStart w:id="20" w:name="_Hlk80534901"/>
      <w:r w:rsidRPr="00D32155">
        <w:rPr>
          <w:rFonts w:ascii="Arial" w:eastAsia="Times New Roman" w:hAnsi="Arial" w:cs="Arial" w:hint="cs"/>
          <w:color w:val="auto"/>
          <w:szCs w:val="22"/>
          <w:rtl/>
          <w:lang w:eastAsia="he-IL" w:bidi="he-IL"/>
        </w:rPr>
        <w:t>ייזום ואיתור "</w:t>
      </w:r>
      <w:r w:rsidRPr="00D32155">
        <w:rPr>
          <w:rFonts w:ascii="Arial" w:eastAsia="Times New Roman" w:hAnsi="Arial" w:cs="Arial"/>
          <w:color w:val="auto"/>
          <w:szCs w:val="22"/>
          <w:lang w:eastAsia="he-IL" w:bidi="he-IL"/>
        </w:rPr>
        <w:t>leads</w:t>
      </w:r>
      <w:r w:rsidRPr="00D32155">
        <w:rPr>
          <w:rFonts w:ascii="Arial" w:eastAsia="Times New Roman" w:hAnsi="Arial" w:cs="Arial" w:hint="cs"/>
          <w:color w:val="auto"/>
          <w:szCs w:val="22"/>
          <w:rtl/>
          <w:lang w:eastAsia="he-IL" w:bidi="he-IL"/>
        </w:rPr>
        <w:t>" באמצעות מפיצים, קשרים אישיים וגורמים ממשלתיים ומסחריים וביצוע בדיקות ראשוניות לרמת פוטנציאל המכירה להם.</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284" w:hanging="284"/>
        <w:jc w:val="both"/>
        <w:rPr>
          <w:rFonts w:ascii="Arial" w:eastAsia="Times New Roman" w:hAnsi="Arial" w:cs="Arial"/>
          <w:color w:val="auto"/>
          <w:szCs w:val="22"/>
          <w:lang w:eastAsia="he-IL" w:bidi="he-IL"/>
        </w:rPr>
      </w:pPr>
      <w:r w:rsidRPr="00D32155">
        <w:rPr>
          <w:rFonts w:ascii="Arial" w:eastAsia="Times New Roman" w:hAnsi="Arial" w:cs="Arial" w:hint="cs"/>
          <w:color w:val="auto"/>
          <w:szCs w:val="22"/>
          <w:rtl/>
          <w:lang w:eastAsia="he-IL" w:bidi="he-IL"/>
        </w:rPr>
        <w:t>תיאום וביצוע פגישות מכירה בהודו וסרילנקה, עריכת פרזנטציות וביצוע פעילות מכירה. איתור ו</w:t>
      </w:r>
      <w:r w:rsidRPr="00D32155">
        <w:rPr>
          <w:rFonts w:ascii="Arial" w:eastAsia="Times New Roman" w:hAnsi="Arial" w:cs="Arial"/>
          <w:color w:val="auto"/>
          <w:szCs w:val="22"/>
          <w:rtl/>
          <w:lang w:eastAsia="he-IL" w:bidi="he-IL"/>
        </w:rPr>
        <w:t>טיפול במכרזים</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הובלת תהליכי מו</w:t>
      </w:r>
      <w:r w:rsidRPr="00D32155">
        <w:rPr>
          <w:rFonts w:ascii="Arial" w:eastAsia="Times New Roman" w:hAnsi="Arial" w:cs="Arial"/>
          <w:color w:val="auto"/>
          <w:szCs w:val="22"/>
          <w:rtl/>
          <w:cs/>
          <w:lang w:eastAsia="he-IL"/>
        </w:rPr>
        <w:t>"</w:t>
      </w:r>
      <w:r w:rsidRPr="00D32155">
        <w:rPr>
          <w:rFonts w:ascii="Arial" w:eastAsia="Times New Roman" w:hAnsi="Arial" w:cs="Arial"/>
          <w:color w:val="auto"/>
          <w:szCs w:val="22"/>
          <w:rtl/>
          <w:cs/>
          <w:lang w:eastAsia="he-IL" w:bidi="he-IL"/>
        </w:rPr>
        <w:t xml:space="preserve">מ </w:t>
      </w:r>
      <w:r w:rsidRPr="00D32155">
        <w:rPr>
          <w:rFonts w:ascii="Arial" w:eastAsia="Times New Roman" w:hAnsi="Arial" w:cs="Arial"/>
          <w:color w:val="auto"/>
          <w:szCs w:val="22"/>
          <w:rtl/>
          <w:lang w:eastAsia="he-IL" w:bidi="he-IL"/>
        </w:rPr>
        <w:t xml:space="preserve">עם </w:t>
      </w:r>
      <w:r w:rsidRPr="00D32155">
        <w:rPr>
          <w:rFonts w:ascii="Arial" w:eastAsia="Times New Roman" w:hAnsi="Arial" w:cs="Arial"/>
          <w:color w:val="auto"/>
          <w:szCs w:val="22"/>
          <w:rtl/>
          <w:cs/>
          <w:lang w:eastAsia="he-IL" w:bidi="he-IL"/>
        </w:rPr>
        <w:t>לקוחות אסטרטגיים</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 xml:space="preserve">במגזר העסקי </w:t>
      </w:r>
      <w:r w:rsidRPr="00D32155">
        <w:rPr>
          <w:rFonts w:ascii="Arial" w:eastAsia="Times New Roman" w:hAnsi="Arial" w:cs="Arial"/>
          <w:color w:val="auto"/>
          <w:szCs w:val="22"/>
          <w:rtl/>
          <w:cs/>
          <w:lang w:eastAsia="he-IL"/>
        </w:rPr>
        <w:t>(</w:t>
      </w:r>
      <w:r w:rsidRPr="00D32155">
        <w:rPr>
          <w:rFonts w:ascii="Arial" w:eastAsia="Times New Roman" w:hAnsi="Arial" w:cs="Arial"/>
          <w:color w:val="auto"/>
          <w:szCs w:val="22"/>
          <w:rtl/>
          <w:cs/>
          <w:lang w:eastAsia="he-IL" w:bidi="he-IL"/>
        </w:rPr>
        <w:t>חברות תעשייה</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ותשתיות</w:t>
      </w:r>
      <w:r w:rsidRPr="00D32155">
        <w:rPr>
          <w:rFonts w:ascii="Arial" w:eastAsia="Times New Roman" w:hAnsi="Arial" w:cs="Arial"/>
          <w:color w:val="auto"/>
          <w:szCs w:val="22"/>
          <w:rtl/>
          <w:cs/>
          <w:lang w:eastAsia="he-IL"/>
        </w:rPr>
        <w:t xml:space="preserve">) </w:t>
      </w:r>
      <w:r w:rsidRPr="00D32155">
        <w:rPr>
          <w:rFonts w:ascii="Arial" w:eastAsia="Times New Roman" w:hAnsi="Arial" w:cs="Arial"/>
          <w:color w:val="auto"/>
          <w:szCs w:val="22"/>
          <w:rtl/>
          <w:cs/>
          <w:lang w:eastAsia="he-IL" w:bidi="he-IL"/>
        </w:rPr>
        <w:t xml:space="preserve">ובמגזר הציבורי </w:t>
      </w:r>
      <w:r w:rsidRPr="00D32155">
        <w:rPr>
          <w:rFonts w:ascii="Arial" w:eastAsia="Times New Roman" w:hAnsi="Arial" w:cs="Arial"/>
          <w:color w:val="auto"/>
          <w:szCs w:val="22"/>
          <w:rtl/>
          <w:cs/>
          <w:lang w:eastAsia="he-IL"/>
        </w:rPr>
        <w:t>(</w:t>
      </w:r>
      <w:r w:rsidRPr="00D32155">
        <w:rPr>
          <w:rFonts w:ascii="Arial" w:eastAsia="Times New Roman" w:hAnsi="Arial" w:cs="Arial"/>
          <w:color w:val="auto"/>
          <w:szCs w:val="22"/>
          <w:rtl/>
          <w:cs/>
          <w:lang w:eastAsia="he-IL" w:bidi="he-IL"/>
        </w:rPr>
        <w:t>ממשל פדראלי ומקומי ורשויות מוניציפאליות</w:t>
      </w:r>
      <w:r w:rsidRPr="00D32155">
        <w:rPr>
          <w:rFonts w:ascii="Arial" w:eastAsia="Times New Roman" w:hAnsi="Arial" w:cs="Arial"/>
          <w:color w:val="auto"/>
          <w:szCs w:val="22"/>
          <w:rtl/>
          <w:cs/>
          <w:lang w:eastAsia="he-IL"/>
        </w:rPr>
        <w:t>)</w:t>
      </w:r>
      <w:r w:rsidRPr="00D32155">
        <w:rPr>
          <w:rFonts w:ascii="Arial" w:eastAsia="Times New Roman" w:hAnsi="Arial" w:cs="Arial" w:hint="cs"/>
          <w:color w:val="auto"/>
          <w:szCs w:val="22"/>
          <w:rtl/>
          <w:lang w:eastAsia="he-IL" w:bidi="he-IL"/>
        </w:rPr>
        <w:t xml:space="preserve">, </w:t>
      </w:r>
      <w:r w:rsidRPr="00D32155">
        <w:rPr>
          <w:rFonts w:ascii="Arial" w:eastAsia="Times New Roman" w:hAnsi="Arial" w:cs="Arial"/>
          <w:color w:val="auto"/>
          <w:szCs w:val="22"/>
          <w:rtl/>
          <w:lang w:eastAsia="he-IL" w:bidi="he-IL"/>
        </w:rPr>
        <w:t>עבודה מול יועצים</w:t>
      </w:r>
      <w:r w:rsidRPr="00D32155">
        <w:rPr>
          <w:rFonts w:ascii="Arial" w:eastAsia="Times New Roman" w:hAnsi="Arial" w:cs="Arial"/>
          <w:color w:val="auto"/>
          <w:szCs w:val="22"/>
          <w:rtl/>
          <w:cs/>
          <w:lang w:eastAsia="he-IL"/>
        </w:rPr>
        <w:t xml:space="preserve">, </w:t>
      </w:r>
      <w:r w:rsidRPr="00D32155">
        <w:rPr>
          <w:rFonts w:ascii="Arial" w:eastAsia="Times New Roman" w:hAnsi="Arial" w:cs="Arial" w:hint="cs"/>
          <w:color w:val="auto"/>
          <w:szCs w:val="22"/>
          <w:rtl/>
          <w:cs/>
          <w:lang w:eastAsia="he-IL" w:bidi="he-IL"/>
        </w:rPr>
        <w:t xml:space="preserve">קבלני משנה, </w:t>
      </w:r>
      <w:r w:rsidRPr="00D32155">
        <w:rPr>
          <w:rFonts w:ascii="Arial" w:eastAsia="Times New Roman" w:hAnsi="Arial" w:cs="Arial"/>
          <w:color w:val="auto"/>
          <w:szCs w:val="22"/>
          <w:rtl/>
          <w:cs/>
          <w:lang w:eastAsia="he-IL" w:bidi="he-IL"/>
        </w:rPr>
        <w:t>מתכננים ולקוחות</w:t>
      </w:r>
      <w:r w:rsidRPr="00D32155">
        <w:rPr>
          <w:rFonts w:ascii="Arial" w:eastAsia="Times New Roman" w:hAnsi="Arial" w:cs="Arial"/>
          <w:color w:val="auto"/>
          <w:szCs w:val="22"/>
          <w:rtl/>
          <w:cs/>
          <w:lang w:eastAsia="he-IL"/>
        </w:rPr>
        <w:t>.</w:t>
      </w:r>
    </w:p>
    <w:p w:rsidR="004C0662" w:rsidRPr="00D32155" w:rsidRDefault="004C0662" w:rsidP="004C0662">
      <w:pPr>
        <w:numPr>
          <w:ilvl w:val="0"/>
          <w:numId w:val="41"/>
        </w:numPr>
        <w:tabs>
          <w:tab w:val="clear" w:pos="-5591"/>
          <w:tab w:val="num" w:pos="360"/>
          <w:tab w:val="num" w:pos="1701"/>
          <w:tab w:val="num" w:pos="1800"/>
        </w:tabs>
        <w:spacing w:after="0" w:line="240" w:lineRule="auto"/>
        <w:ind w:left="1701" w:right="284" w:hanging="284"/>
        <w:jc w:val="both"/>
        <w:rPr>
          <w:rFonts w:ascii="Arial" w:eastAsia="Times New Roman" w:hAnsi="Arial" w:cs="Arial"/>
          <w:color w:val="auto"/>
          <w:szCs w:val="22"/>
          <w:lang w:eastAsia="he-IL" w:bidi="he-IL"/>
        </w:rPr>
      </w:pPr>
      <w:r w:rsidRPr="00D32155">
        <w:rPr>
          <w:rFonts w:ascii="Arial" w:eastAsia="Times New Roman" w:hAnsi="Arial" w:cs="Arial"/>
          <w:color w:val="auto"/>
          <w:szCs w:val="22"/>
          <w:rtl/>
          <w:lang w:eastAsia="he-IL" w:bidi="he-IL"/>
        </w:rPr>
        <w:t>איתור וניהול סוכנים ,גיבוש מערכת הסכמי התקשרויות ושיתופי פעולה(</w:t>
      </w:r>
      <w:r w:rsidRPr="00D32155">
        <w:rPr>
          <w:rFonts w:ascii="Arial" w:eastAsia="Times New Roman" w:hAnsi="Arial" w:cs="Arial"/>
          <w:color w:val="auto"/>
          <w:szCs w:val="22"/>
          <w:lang w:eastAsia="he-IL" w:bidi="he-IL"/>
        </w:rPr>
        <w:t>JV</w:t>
      </w:r>
      <w:r w:rsidRPr="00D32155">
        <w:rPr>
          <w:rFonts w:ascii="Arial" w:eastAsia="Times New Roman" w:hAnsi="Arial" w:cs="Arial"/>
          <w:color w:val="auto"/>
          <w:szCs w:val="22"/>
          <w:rtl/>
          <w:lang w:eastAsia="he-IL" w:bidi="he-IL"/>
        </w:rPr>
        <w:t>)</w:t>
      </w:r>
      <w:r>
        <w:rPr>
          <w:rFonts w:ascii="Arial" w:eastAsia="Times New Roman" w:hAnsi="Arial" w:cs="Arial" w:hint="cs"/>
          <w:color w:val="auto"/>
          <w:szCs w:val="22"/>
          <w:rtl/>
          <w:lang w:eastAsia="he-IL" w:bidi="he-IL"/>
        </w:rPr>
        <w:t>.</w:t>
      </w:r>
    </w:p>
    <w:p w:rsidR="004C0662" w:rsidRDefault="004C0662" w:rsidP="004C0662">
      <w:pPr>
        <w:numPr>
          <w:ilvl w:val="0"/>
          <w:numId w:val="41"/>
        </w:numPr>
        <w:tabs>
          <w:tab w:val="clear" w:pos="-5591"/>
          <w:tab w:val="num" w:pos="360"/>
          <w:tab w:val="num" w:pos="1701"/>
          <w:tab w:val="num" w:pos="1800"/>
        </w:tabs>
        <w:spacing w:after="0" w:line="240" w:lineRule="auto"/>
        <w:ind w:left="1701" w:right="284" w:hanging="284"/>
        <w:jc w:val="both"/>
        <w:rPr>
          <w:rFonts w:ascii="Arial" w:eastAsia="Times New Roman" w:hAnsi="Arial" w:cs="Arial"/>
          <w:color w:val="auto"/>
          <w:szCs w:val="22"/>
          <w:lang w:eastAsia="he-IL" w:bidi="he-IL"/>
        </w:rPr>
      </w:pPr>
      <w:r w:rsidRPr="00D32155">
        <w:rPr>
          <w:rFonts w:ascii="Arial" w:eastAsia="Times New Roman" w:hAnsi="Arial" w:cs="Arial" w:hint="cs"/>
          <w:color w:val="auto"/>
          <w:szCs w:val="22"/>
          <w:rtl/>
          <w:lang w:eastAsia="he-IL" w:bidi="he-IL"/>
        </w:rPr>
        <w:t>הקף מכירות ופעילות שנתית של כ 110 מיליון דולר</w:t>
      </w:r>
      <w:r>
        <w:rPr>
          <w:rFonts w:ascii="Arial" w:eastAsia="Times New Roman" w:hAnsi="Arial" w:cs="Arial" w:hint="cs"/>
          <w:color w:val="auto"/>
          <w:szCs w:val="22"/>
          <w:rtl/>
          <w:lang w:eastAsia="he-IL" w:bidi="he-IL"/>
        </w:rPr>
        <w:t>.</w:t>
      </w:r>
    </w:p>
    <w:bookmarkEnd w:id="19"/>
    <w:bookmarkEnd w:id="20"/>
    <w:p w:rsidR="0018446B" w:rsidRDefault="0018446B" w:rsidP="00710723">
      <w:pPr>
        <w:tabs>
          <w:tab w:val="num" w:pos="360"/>
          <w:tab w:val="num" w:pos="1701"/>
          <w:tab w:val="num" w:pos="1800"/>
          <w:tab w:val="num" w:pos="2160"/>
        </w:tabs>
        <w:spacing w:after="0" w:line="120" w:lineRule="auto"/>
        <w:ind w:right="284"/>
        <w:jc w:val="both"/>
        <w:rPr>
          <w:rFonts w:ascii="Arial" w:eastAsia="Times New Roman" w:hAnsi="Arial" w:cs="Arial"/>
          <w:color w:val="auto"/>
          <w:szCs w:val="22"/>
          <w:rtl/>
          <w:lang w:eastAsia="he-IL" w:bidi="he-IL"/>
        </w:rPr>
      </w:pPr>
    </w:p>
    <w:p w:rsidR="00F4204A" w:rsidRDefault="00F4204A" w:rsidP="00C14783">
      <w:pPr>
        <w:spacing w:after="0" w:line="120" w:lineRule="auto"/>
        <w:ind w:right="1797"/>
        <w:jc w:val="both"/>
        <w:rPr>
          <w:rFonts w:ascii="Arial" w:eastAsia="Times New Roman" w:hAnsi="Arial" w:cs="Arial"/>
          <w:color w:val="auto"/>
          <w:sz w:val="24"/>
          <w:szCs w:val="24"/>
          <w:rtl/>
          <w:lang w:eastAsia="he-IL" w:bidi="he-IL"/>
        </w:rPr>
      </w:pPr>
    </w:p>
    <w:p w:rsidR="004F293B" w:rsidRDefault="004F293B" w:rsidP="0097765A">
      <w:pPr>
        <w:spacing w:after="0" w:line="240" w:lineRule="auto"/>
        <w:ind w:right="284"/>
        <w:rPr>
          <w:rFonts w:ascii="Arial" w:eastAsia="Times New Roman" w:hAnsi="Arial" w:cs="Arial"/>
          <w:b/>
          <w:bCs/>
          <w:color w:val="auto"/>
          <w:sz w:val="26"/>
          <w:szCs w:val="26"/>
          <w:u w:val="single"/>
          <w:rtl/>
          <w:lang w:eastAsia="he-IL" w:bidi="he-IL"/>
        </w:rPr>
      </w:pPr>
      <w:r w:rsidRPr="00581C47">
        <w:rPr>
          <w:rFonts w:ascii="Arial" w:eastAsia="Times New Roman" w:hAnsi="Arial" w:cs="Arial"/>
          <w:b/>
          <w:bCs/>
          <w:color w:val="auto"/>
          <w:sz w:val="26"/>
          <w:szCs w:val="26"/>
          <w:u w:val="single"/>
          <w:rtl/>
          <w:lang w:eastAsia="he-IL" w:bidi="he-IL"/>
        </w:rPr>
        <w:t>קורסים והשתלמויות:</w:t>
      </w:r>
    </w:p>
    <w:p w:rsidR="00A90785" w:rsidRDefault="00A90785" w:rsidP="000D407B">
      <w:pPr>
        <w:spacing w:after="0" w:line="120" w:lineRule="auto"/>
        <w:ind w:right="284"/>
        <w:rPr>
          <w:rFonts w:ascii="Arial" w:eastAsia="Times New Roman" w:hAnsi="Arial" w:cs="Arial" w:hint="cs"/>
          <w:b/>
          <w:bCs/>
          <w:color w:val="auto"/>
          <w:sz w:val="26"/>
          <w:szCs w:val="26"/>
          <w:u w:val="single"/>
          <w:rtl/>
          <w:lang w:eastAsia="he-IL" w:bidi="he-IL"/>
        </w:rPr>
      </w:pPr>
    </w:p>
    <w:p w:rsidR="005A7293" w:rsidRPr="001E1ED4" w:rsidRDefault="005A7293" w:rsidP="00772910">
      <w:pPr>
        <w:numPr>
          <w:ilvl w:val="0"/>
          <w:numId w:val="43"/>
        </w:numPr>
        <w:spacing w:after="0" w:line="240" w:lineRule="auto"/>
        <w:jc w:val="both"/>
        <w:rPr>
          <w:rFonts w:ascii="Arial" w:eastAsia="Times New Roman" w:hAnsi="Arial" w:cs="Arial"/>
          <w:b/>
          <w:bCs/>
          <w:color w:val="auto"/>
          <w:szCs w:val="22"/>
          <w:rtl/>
          <w:lang w:eastAsia="he-IL" w:bidi="he-IL"/>
        </w:rPr>
      </w:pPr>
      <w:r w:rsidRPr="001E1ED4">
        <w:rPr>
          <w:rFonts w:ascii="Arial" w:eastAsia="Times New Roman" w:hAnsi="Arial" w:cs="Arial"/>
          <w:color w:val="auto"/>
          <w:szCs w:val="22"/>
          <w:rtl/>
          <w:lang w:eastAsia="he-IL" w:bidi="he-IL"/>
        </w:rPr>
        <w:t xml:space="preserve">קורס להסבת אקדמאים ב:מימון, משכנתאות, בנקאות, שיווק </w:t>
      </w:r>
      <w:r w:rsidR="000D407B">
        <w:rPr>
          <w:rFonts w:ascii="Arial" w:eastAsia="Times New Roman" w:hAnsi="Arial" w:cs="Arial" w:hint="cs"/>
          <w:color w:val="auto"/>
          <w:szCs w:val="22"/>
          <w:rtl/>
          <w:lang w:eastAsia="he-IL" w:bidi="he-IL"/>
        </w:rPr>
        <w:t>ו</w:t>
      </w:r>
      <w:r w:rsidRPr="001E1ED4">
        <w:rPr>
          <w:rFonts w:ascii="Arial" w:eastAsia="Times New Roman" w:hAnsi="Arial" w:cs="Arial"/>
          <w:color w:val="auto"/>
          <w:szCs w:val="22"/>
          <w:rtl/>
          <w:lang w:eastAsia="he-IL" w:bidi="he-IL"/>
        </w:rPr>
        <w:t xml:space="preserve">מכירות </w:t>
      </w:r>
      <w:r w:rsidRPr="001E1ED4">
        <w:rPr>
          <w:rFonts w:ascii="Arial" w:eastAsia="Times New Roman" w:hAnsi="Arial" w:cs="Arial" w:hint="cs"/>
          <w:color w:val="auto"/>
          <w:szCs w:val="22"/>
          <w:rtl/>
          <w:lang w:eastAsia="he-IL" w:bidi="he-IL"/>
        </w:rPr>
        <w:t xml:space="preserve">במחלקת </w:t>
      </w:r>
      <w:r w:rsidRPr="001E1ED4">
        <w:rPr>
          <w:rFonts w:ascii="Arial" w:eastAsia="Times New Roman" w:hAnsi="Arial" w:cs="Arial"/>
          <w:color w:val="auto"/>
          <w:szCs w:val="22"/>
          <w:rtl/>
          <w:lang w:eastAsia="he-IL" w:bidi="he-IL"/>
        </w:rPr>
        <w:t>הדרכ</w:t>
      </w:r>
      <w:r w:rsidR="000D407B">
        <w:rPr>
          <w:rFonts w:ascii="Arial" w:eastAsia="Times New Roman" w:hAnsi="Arial" w:cs="Arial" w:hint="cs"/>
          <w:color w:val="auto"/>
          <w:szCs w:val="22"/>
          <w:rtl/>
          <w:lang w:eastAsia="he-IL" w:bidi="he-IL"/>
        </w:rPr>
        <w:t>ת</w:t>
      </w:r>
      <w:r w:rsidRPr="001E1ED4">
        <w:rPr>
          <w:rFonts w:ascii="Arial" w:eastAsia="Times New Roman" w:hAnsi="Arial" w:cs="Arial"/>
          <w:color w:val="auto"/>
          <w:szCs w:val="22"/>
          <w:rtl/>
          <w:lang w:eastAsia="he-IL" w:bidi="he-IL"/>
        </w:rPr>
        <w:t xml:space="preserve"> </w:t>
      </w:r>
      <w:r w:rsidR="00772910">
        <w:rPr>
          <w:rFonts w:ascii="Arial" w:eastAsia="Times New Roman" w:hAnsi="Arial" w:cs="Arial" w:hint="cs"/>
          <w:color w:val="auto"/>
          <w:szCs w:val="22"/>
          <w:rtl/>
          <w:lang w:eastAsia="he-IL" w:bidi="he-IL"/>
        </w:rPr>
        <w:t xml:space="preserve">            </w:t>
      </w:r>
      <w:r w:rsidRPr="001E1ED4">
        <w:rPr>
          <w:rFonts w:ascii="Arial" w:eastAsia="Times New Roman" w:hAnsi="Arial" w:cs="Arial"/>
          <w:color w:val="auto"/>
          <w:szCs w:val="22"/>
          <w:rtl/>
          <w:lang w:eastAsia="he-IL" w:bidi="he-IL"/>
        </w:rPr>
        <w:t xml:space="preserve">בנק "טפחות". </w:t>
      </w:r>
      <w:r w:rsidRPr="001E1ED4">
        <w:rPr>
          <w:rFonts w:ascii="Arial" w:eastAsia="Times New Roman" w:hAnsi="Arial" w:cs="Arial"/>
          <w:b/>
          <w:bCs/>
          <w:color w:val="auto"/>
          <w:szCs w:val="22"/>
          <w:rtl/>
          <w:lang w:eastAsia="he-IL" w:bidi="he-IL"/>
        </w:rPr>
        <w:t xml:space="preserve">  </w:t>
      </w:r>
    </w:p>
    <w:p w:rsidR="005A7293" w:rsidRPr="001E1ED4" w:rsidRDefault="005A7293" w:rsidP="002A61BA">
      <w:pPr>
        <w:numPr>
          <w:ilvl w:val="0"/>
          <w:numId w:val="43"/>
        </w:numPr>
        <w:tabs>
          <w:tab w:val="left" w:pos="1813"/>
        </w:tabs>
        <w:spacing w:after="0" w:line="240" w:lineRule="auto"/>
        <w:ind w:right="-284"/>
        <w:jc w:val="both"/>
        <w:rPr>
          <w:rFonts w:ascii="Arial" w:eastAsia="Times New Roman" w:hAnsi="Arial" w:cs="Arial"/>
          <w:b/>
          <w:bCs/>
          <w:color w:val="auto"/>
          <w:szCs w:val="22"/>
          <w:rtl/>
          <w:lang w:eastAsia="he-IL" w:bidi="he-IL"/>
        </w:rPr>
      </w:pPr>
      <w:r w:rsidRPr="001E1ED4">
        <w:rPr>
          <w:rFonts w:ascii="Arial" w:eastAsia="Times New Roman" w:hAnsi="Arial" w:cs="Arial"/>
          <w:color w:val="auto"/>
          <w:szCs w:val="22"/>
          <w:rtl/>
          <w:lang w:eastAsia="he-IL" w:bidi="he-IL"/>
        </w:rPr>
        <w:t>קורס בפרסום, שיווק ומכירות של "המכון לפריון העבודה והייצור".</w:t>
      </w:r>
    </w:p>
    <w:p w:rsidR="004F293B" w:rsidRPr="004F293B" w:rsidRDefault="005A7293" w:rsidP="002A61BA">
      <w:pPr>
        <w:numPr>
          <w:ilvl w:val="0"/>
          <w:numId w:val="43"/>
        </w:numPr>
        <w:spacing w:after="0" w:line="240" w:lineRule="auto"/>
        <w:ind w:right="284"/>
        <w:jc w:val="both"/>
        <w:rPr>
          <w:rFonts w:ascii="Arial" w:eastAsia="Times New Roman" w:hAnsi="Arial" w:cs="Arial"/>
          <w:color w:val="auto"/>
          <w:sz w:val="23"/>
          <w:szCs w:val="23"/>
          <w:rtl/>
          <w:lang w:eastAsia="he-IL" w:bidi="he-IL"/>
        </w:rPr>
      </w:pPr>
      <w:r w:rsidRPr="001E1ED4">
        <w:rPr>
          <w:rFonts w:ascii="Arial" w:eastAsia="Times New Roman" w:hAnsi="Arial" w:cs="Arial"/>
          <w:color w:val="auto"/>
          <w:szCs w:val="22"/>
          <w:rtl/>
          <w:lang w:eastAsia="he-IL" w:bidi="he-IL"/>
        </w:rPr>
        <w:t>קורס בניתוח מערכות במכללת "סיוון</w:t>
      </w:r>
      <w:r w:rsidRPr="001E1ED4">
        <w:rPr>
          <w:rFonts w:ascii="Arial" w:eastAsia="Times New Roman" w:hAnsi="Arial" w:cs="Arial"/>
          <w:color w:val="auto"/>
          <w:sz w:val="24"/>
          <w:szCs w:val="24"/>
          <w:rtl/>
          <w:lang w:eastAsia="he-IL" w:bidi="he-IL"/>
        </w:rPr>
        <w:t>".</w:t>
      </w:r>
    </w:p>
    <w:p w:rsidR="004F293B" w:rsidRDefault="004F293B" w:rsidP="004F293B">
      <w:pPr>
        <w:spacing w:after="0" w:line="240" w:lineRule="auto"/>
        <w:ind w:right="284"/>
        <w:rPr>
          <w:rFonts w:ascii="Arial" w:eastAsia="Times New Roman" w:hAnsi="Arial" w:cs="Arial"/>
          <w:b/>
          <w:bCs/>
          <w:color w:val="auto"/>
          <w:sz w:val="26"/>
          <w:szCs w:val="26"/>
          <w:u w:val="single"/>
          <w:rtl/>
          <w:lang w:eastAsia="he-IL" w:bidi="he-IL"/>
        </w:rPr>
      </w:pPr>
      <w:r w:rsidRPr="00581C47">
        <w:rPr>
          <w:rFonts w:ascii="Arial" w:eastAsia="Times New Roman" w:hAnsi="Arial" w:cs="Arial"/>
          <w:b/>
          <w:bCs/>
          <w:color w:val="auto"/>
          <w:sz w:val="26"/>
          <w:szCs w:val="26"/>
          <w:u w:val="single"/>
          <w:rtl/>
          <w:lang w:eastAsia="he-IL" w:bidi="he-IL"/>
        </w:rPr>
        <w:t>שירות צבאי:</w:t>
      </w:r>
    </w:p>
    <w:p w:rsidR="004F293B" w:rsidRPr="004F293B" w:rsidRDefault="004F293B" w:rsidP="004F293B">
      <w:pPr>
        <w:tabs>
          <w:tab w:val="left" w:pos="1813"/>
        </w:tabs>
        <w:spacing w:after="0" w:line="240" w:lineRule="auto"/>
        <w:ind w:right="284"/>
        <w:jc w:val="both"/>
        <w:rPr>
          <w:rFonts w:ascii="Arial" w:eastAsia="Times New Roman" w:hAnsi="Arial" w:cs="Arial"/>
          <w:color w:val="auto"/>
          <w:sz w:val="23"/>
          <w:szCs w:val="23"/>
          <w:rtl/>
          <w:lang w:eastAsia="he-IL" w:bidi="he-IL"/>
        </w:rPr>
      </w:pPr>
      <w:r w:rsidRPr="004F293B">
        <w:rPr>
          <w:rFonts w:ascii="Arial" w:eastAsia="Times New Roman" w:hAnsi="Arial" w:cs="Arial" w:hint="cs"/>
          <w:color w:val="auto"/>
          <w:sz w:val="24"/>
          <w:szCs w:val="24"/>
          <w:rtl/>
          <w:lang w:eastAsia="he-IL" w:bidi="he-IL"/>
        </w:rPr>
        <w:tab/>
      </w:r>
      <w:r w:rsidRPr="004F293B">
        <w:rPr>
          <w:rFonts w:ascii="Arial" w:eastAsia="Times New Roman" w:hAnsi="Arial" w:cs="Arial"/>
          <w:color w:val="auto"/>
          <w:sz w:val="23"/>
          <w:szCs w:val="23"/>
          <w:rtl/>
          <w:lang w:eastAsia="he-IL" w:bidi="he-IL"/>
        </w:rPr>
        <w:t>קצין קשר גדודי בחטיבת גולני - דרגת שחרור סרן (כיום פטור ממילואים).</w:t>
      </w:r>
    </w:p>
    <w:p w:rsidR="004F293B" w:rsidRPr="004F293B" w:rsidRDefault="004F293B" w:rsidP="000D407B">
      <w:pPr>
        <w:spacing w:after="0" w:line="120" w:lineRule="auto"/>
        <w:ind w:right="284"/>
        <w:rPr>
          <w:rFonts w:ascii="Arial" w:eastAsia="Times New Roman" w:hAnsi="Arial" w:cs="Arial"/>
          <w:b/>
          <w:bCs/>
          <w:color w:val="auto"/>
          <w:sz w:val="24"/>
          <w:szCs w:val="24"/>
          <w:u w:val="single"/>
          <w:rtl/>
          <w:lang w:eastAsia="he-IL" w:bidi="he-IL"/>
        </w:rPr>
      </w:pPr>
    </w:p>
    <w:p w:rsidR="004F293B" w:rsidRDefault="004F293B" w:rsidP="004F293B">
      <w:pPr>
        <w:spacing w:after="0" w:line="240" w:lineRule="auto"/>
        <w:ind w:right="284"/>
        <w:rPr>
          <w:rFonts w:ascii="Arial" w:eastAsia="Times New Roman" w:hAnsi="Arial" w:cs="Arial"/>
          <w:b/>
          <w:bCs/>
          <w:color w:val="auto"/>
          <w:sz w:val="26"/>
          <w:szCs w:val="26"/>
          <w:u w:val="single"/>
          <w:rtl/>
          <w:lang w:eastAsia="he-IL" w:bidi="he-IL"/>
        </w:rPr>
      </w:pPr>
      <w:bookmarkStart w:id="21" w:name="_Hlk73285310"/>
      <w:r w:rsidRPr="00581C47">
        <w:rPr>
          <w:rFonts w:ascii="Arial" w:eastAsia="Times New Roman" w:hAnsi="Arial" w:cs="Arial"/>
          <w:b/>
          <w:bCs/>
          <w:color w:val="auto"/>
          <w:sz w:val="26"/>
          <w:szCs w:val="26"/>
          <w:u w:val="single"/>
          <w:rtl/>
          <w:lang w:eastAsia="he-IL" w:bidi="he-IL"/>
        </w:rPr>
        <w:t>ידע מיוחד:</w:t>
      </w:r>
    </w:p>
    <w:p w:rsidR="005767CF" w:rsidRPr="005767CF" w:rsidRDefault="005767CF" w:rsidP="003552CB">
      <w:pPr>
        <w:numPr>
          <w:ilvl w:val="0"/>
          <w:numId w:val="32"/>
        </w:numPr>
        <w:tabs>
          <w:tab w:val="num" w:pos="1080"/>
          <w:tab w:val="left" w:pos="1842"/>
        </w:tabs>
        <w:spacing w:after="0" w:line="240" w:lineRule="auto"/>
        <w:ind w:right="-284" w:firstLine="373"/>
        <w:jc w:val="both"/>
        <w:rPr>
          <w:rFonts w:ascii="Arial" w:eastAsia="Times New Roman" w:hAnsi="Arial" w:cs="Arial"/>
          <w:color w:val="auto"/>
          <w:szCs w:val="22"/>
          <w:rtl/>
          <w:lang w:eastAsia="he-IL" w:bidi="he-IL"/>
        </w:rPr>
      </w:pPr>
      <w:r w:rsidRPr="005767CF">
        <w:rPr>
          <w:rFonts w:ascii="Arial" w:eastAsia="Times New Roman" w:hAnsi="Arial" w:cs="Arial"/>
          <w:color w:val="auto"/>
          <w:szCs w:val="22"/>
          <w:rtl/>
          <w:lang w:eastAsia="he-IL" w:bidi="he-IL"/>
        </w:rPr>
        <w:t xml:space="preserve">שליטה ביישומי מחשב </w:t>
      </w:r>
      <w:r w:rsidR="003552CB">
        <w:rPr>
          <w:rFonts w:ascii="Arial" w:eastAsia="Times New Roman" w:hAnsi="Arial" w:cs="Arial" w:hint="cs"/>
          <w:color w:val="auto"/>
          <w:szCs w:val="22"/>
          <w:rtl/>
          <w:lang w:eastAsia="he-IL" w:bidi="he-IL"/>
        </w:rPr>
        <w:t>ב</w:t>
      </w:r>
      <w:r w:rsidRPr="005767CF">
        <w:rPr>
          <w:rFonts w:ascii="Arial" w:eastAsia="Times New Roman" w:hAnsi="Arial" w:cs="Arial"/>
          <w:color w:val="auto"/>
          <w:szCs w:val="22"/>
          <w:rtl/>
          <w:lang w:eastAsia="he-IL" w:bidi="he-IL"/>
        </w:rPr>
        <w:t xml:space="preserve">: </w:t>
      </w:r>
      <w:r w:rsidR="003552CB">
        <w:rPr>
          <w:rFonts w:ascii="Arial" w:eastAsia="Times New Roman" w:hAnsi="Arial" w:cs="Arial"/>
          <w:color w:val="auto"/>
          <w:szCs w:val="22"/>
          <w:lang w:eastAsia="he-IL" w:bidi="he-IL"/>
        </w:rPr>
        <w:t xml:space="preserve"> </w:t>
      </w:r>
      <w:r w:rsidRPr="005767CF">
        <w:rPr>
          <w:rFonts w:ascii="Arial" w:eastAsia="Times New Roman" w:hAnsi="Arial" w:cs="Arial"/>
          <w:color w:val="auto"/>
          <w:szCs w:val="22"/>
          <w:lang w:eastAsia="he-IL" w:bidi="he-IL"/>
        </w:rPr>
        <w:t>Purity ,Microsoft Office ,MS Project</w:t>
      </w:r>
      <w:r w:rsidRPr="005767CF">
        <w:rPr>
          <w:rFonts w:ascii="Arial" w:eastAsia="Times New Roman" w:hAnsi="Arial" w:cs="Arial" w:hint="cs"/>
          <w:color w:val="auto"/>
          <w:szCs w:val="22"/>
          <w:rtl/>
          <w:lang w:eastAsia="he-IL" w:bidi="he-IL"/>
        </w:rPr>
        <w:t>,</w:t>
      </w:r>
      <w:r w:rsidRPr="005767CF">
        <w:rPr>
          <w:rFonts w:ascii="Arial" w:eastAsia="Times New Roman" w:hAnsi="Arial" w:cs="Arial"/>
          <w:color w:val="auto"/>
          <w:szCs w:val="22"/>
          <w:lang w:eastAsia="he-IL" w:bidi="he-IL"/>
        </w:rPr>
        <w:t>SAP</w:t>
      </w:r>
      <w:r w:rsidR="003552CB">
        <w:rPr>
          <w:rFonts w:ascii="Arial" w:eastAsia="Times New Roman" w:hAnsi="Arial" w:cs="Arial" w:hint="cs"/>
          <w:color w:val="auto"/>
          <w:szCs w:val="22"/>
          <w:rtl/>
          <w:lang w:eastAsia="he-IL" w:bidi="he-IL"/>
        </w:rPr>
        <w:t xml:space="preserve"> מערכות </w:t>
      </w:r>
      <w:r w:rsidR="003552CB">
        <w:rPr>
          <w:rFonts w:ascii="Arial" w:eastAsia="Times New Roman" w:hAnsi="Arial" w:cs="Arial"/>
          <w:color w:val="auto"/>
          <w:szCs w:val="22"/>
          <w:lang w:eastAsia="he-IL" w:bidi="he-IL"/>
        </w:rPr>
        <w:t>CRM</w:t>
      </w:r>
      <w:r w:rsidRPr="005767CF">
        <w:rPr>
          <w:rFonts w:ascii="Arial" w:eastAsia="Times New Roman" w:hAnsi="Arial" w:cs="Arial"/>
          <w:color w:val="auto"/>
          <w:szCs w:val="22"/>
          <w:rtl/>
          <w:lang w:eastAsia="he-IL" w:bidi="he-IL"/>
        </w:rPr>
        <w:t xml:space="preserve"> ועוד.</w:t>
      </w:r>
    </w:p>
    <w:p w:rsidR="005767CF" w:rsidRPr="005767CF" w:rsidRDefault="005767CF" w:rsidP="005767CF">
      <w:pPr>
        <w:numPr>
          <w:ilvl w:val="0"/>
          <w:numId w:val="32"/>
        </w:numPr>
        <w:tabs>
          <w:tab w:val="num" w:pos="1080"/>
          <w:tab w:val="left" w:pos="1842"/>
        </w:tabs>
        <w:spacing w:after="0" w:line="240" w:lineRule="auto"/>
        <w:ind w:left="2126" w:right="-284" w:hanging="313"/>
        <w:jc w:val="both"/>
        <w:rPr>
          <w:rFonts w:ascii="Arial" w:eastAsia="Times New Roman" w:hAnsi="Arial" w:cs="Arial"/>
          <w:color w:val="auto"/>
          <w:szCs w:val="22"/>
          <w:lang w:eastAsia="he-IL" w:bidi="he-IL"/>
        </w:rPr>
      </w:pPr>
      <w:r w:rsidRPr="005767CF">
        <w:rPr>
          <w:rFonts w:ascii="Arial" w:eastAsia="Times New Roman" w:hAnsi="Arial" w:cs="Arial"/>
          <w:color w:val="auto"/>
          <w:szCs w:val="22"/>
          <w:rtl/>
          <w:lang w:eastAsia="he-IL" w:bidi="he-IL"/>
        </w:rPr>
        <w:t>מרצה בקורסים של ניתוח מערכות ב: "מכללת קדם", "סיוון" ו"המכון לפריון העבודה והייצור".</w:t>
      </w:r>
    </w:p>
    <w:p w:rsidR="005767CF" w:rsidRDefault="005767CF" w:rsidP="005767CF">
      <w:pPr>
        <w:numPr>
          <w:ilvl w:val="0"/>
          <w:numId w:val="32"/>
        </w:numPr>
        <w:tabs>
          <w:tab w:val="num" w:pos="1080"/>
          <w:tab w:val="num" w:pos="2125"/>
        </w:tabs>
        <w:spacing w:after="0" w:line="240" w:lineRule="auto"/>
        <w:ind w:left="2125" w:right="-142" w:hanging="312"/>
        <w:jc w:val="both"/>
        <w:rPr>
          <w:rFonts w:ascii="Arial" w:eastAsia="Times New Roman" w:hAnsi="Arial" w:cs="Arial" w:hint="cs"/>
          <w:color w:val="auto"/>
          <w:szCs w:val="22"/>
          <w:lang w:eastAsia="he-IL" w:bidi="he-IL"/>
        </w:rPr>
      </w:pPr>
      <w:r w:rsidRPr="005767CF">
        <w:rPr>
          <w:rFonts w:ascii="Arial" w:eastAsia="Times New Roman" w:hAnsi="Arial" w:cs="Arial"/>
          <w:color w:val="auto"/>
          <w:szCs w:val="22"/>
          <w:rtl/>
          <w:lang w:eastAsia="he-IL" w:bidi="he-IL"/>
        </w:rPr>
        <w:t>משתתף קבוע בתוכניות רדיו וטלוויזיה</w:t>
      </w:r>
      <w:r w:rsidRPr="005767CF">
        <w:rPr>
          <w:rFonts w:ascii="Arial" w:eastAsia="Times New Roman" w:hAnsi="Arial" w:cs="Arial" w:hint="cs"/>
          <w:color w:val="auto"/>
          <w:szCs w:val="22"/>
          <w:rtl/>
          <w:lang w:eastAsia="he-IL" w:bidi="he-IL"/>
        </w:rPr>
        <w:t xml:space="preserve"> ("המומחים" בערוץ בריזה </w:t>
      </w:r>
      <w:r w:rsidRPr="005767CF">
        <w:rPr>
          <w:rFonts w:ascii="Arial" w:eastAsia="Times New Roman" w:hAnsi="Arial" w:cs="Arial"/>
          <w:color w:val="auto"/>
          <w:szCs w:val="22"/>
          <w:lang w:eastAsia="he-IL" w:bidi="he-IL"/>
        </w:rPr>
        <w:t>Yes</w:t>
      </w:r>
      <w:r w:rsidRPr="005767CF">
        <w:rPr>
          <w:rFonts w:ascii="Arial" w:eastAsia="Times New Roman" w:hAnsi="Arial" w:cs="Arial" w:hint="cs"/>
          <w:color w:val="auto"/>
          <w:szCs w:val="22"/>
          <w:rtl/>
          <w:lang w:eastAsia="he-IL" w:bidi="he-IL"/>
        </w:rPr>
        <w:t xml:space="preserve"> )</w:t>
      </w:r>
      <w:r w:rsidRPr="005767CF">
        <w:rPr>
          <w:rFonts w:ascii="Arial" w:eastAsia="Times New Roman" w:hAnsi="Arial" w:cs="Arial"/>
          <w:color w:val="auto"/>
          <w:szCs w:val="22"/>
          <w:rtl/>
          <w:lang w:eastAsia="he-IL" w:bidi="he-IL"/>
        </w:rPr>
        <w:t xml:space="preserve"> כמומחה בתחומי הנדל"ן, משכנתאות, כספים ומימון.</w:t>
      </w:r>
    </w:p>
    <w:p w:rsidR="005767CF" w:rsidRPr="005767CF" w:rsidRDefault="005767CF" w:rsidP="005767CF">
      <w:pPr>
        <w:numPr>
          <w:ilvl w:val="0"/>
          <w:numId w:val="32"/>
        </w:numPr>
        <w:tabs>
          <w:tab w:val="num" w:pos="1080"/>
          <w:tab w:val="num" w:pos="2125"/>
        </w:tabs>
        <w:spacing w:after="0" w:line="240" w:lineRule="auto"/>
        <w:ind w:left="2125" w:right="-142" w:hanging="312"/>
        <w:jc w:val="both"/>
        <w:rPr>
          <w:rFonts w:ascii="Arial" w:eastAsia="Times New Roman" w:hAnsi="Arial" w:cs="Arial"/>
          <w:color w:val="auto"/>
          <w:szCs w:val="22"/>
          <w:lang w:eastAsia="he-IL" w:bidi="he-IL"/>
        </w:rPr>
      </w:pPr>
      <w:r w:rsidRPr="005767CF">
        <w:rPr>
          <w:rFonts w:ascii="Arial" w:eastAsia="Times New Roman" w:hAnsi="Arial" w:cs="Arial"/>
          <w:color w:val="auto"/>
          <w:szCs w:val="22"/>
          <w:rtl/>
          <w:lang w:eastAsia="he-IL" w:bidi="he-IL"/>
        </w:rPr>
        <w:t>ייזום, תכנון ובנית תכניות עסקיות ליזמים.</w:t>
      </w:r>
    </w:p>
    <w:bookmarkEnd w:id="21"/>
    <w:p w:rsidR="004F293B" w:rsidRPr="004F293B" w:rsidRDefault="004F293B" w:rsidP="000D407B">
      <w:pPr>
        <w:tabs>
          <w:tab w:val="num" w:pos="1842"/>
        </w:tabs>
        <w:spacing w:after="0" w:line="120" w:lineRule="auto"/>
        <w:ind w:left="1843" w:right="720"/>
        <w:jc w:val="both"/>
        <w:rPr>
          <w:rFonts w:ascii="Arial" w:eastAsia="Times New Roman" w:hAnsi="Arial" w:cs="Arial"/>
          <w:color w:val="auto"/>
          <w:sz w:val="23"/>
          <w:szCs w:val="23"/>
          <w:lang w:eastAsia="he-IL" w:bidi="he-IL"/>
        </w:rPr>
      </w:pPr>
    </w:p>
    <w:p w:rsidR="004F293B" w:rsidRDefault="004F293B" w:rsidP="004F293B">
      <w:pPr>
        <w:spacing w:after="0" w:line="240" w:lineRule="auto"/>
        <w:ind w:right="284"/>
        <w:rPr>
          <w:rFonts w:ascii="Arial" w:eastAsia="Times New Roman" w:hAnsi="Arial" w:cs="Arial"/>
          <w:b/>
          <w:bCs/>
          <w:color w:val="auto"/>
          <w:sz w:val="26"/>
          <w:szCs w:val="26"/>
          <w:u w:val="single"/>
          <w:rtl/>
          <w:lang w:eastAsia="he-IL" w:bidi="he-IL"/>
        </w:rPr>
      </w:pPr>
      <w:r w:rsidRPr="00581C47">
        <w:rPr>
          <w:rFonts w:ascii="Arial" w:eastAsia="Times New Roman" w:hAnsi="Arial" w:cs="Arial"/>
          <w:b/>
          <w:bCs/>
          <w:color w:val="auto"/>
          <w:sz w:val="26"/>
          <w:szCs w:val="26"/>
          <w:u w:val="single"/>
          <w:rtl/>
          <w:lang w:eastAsia="he-IL" w:bidi="he-IL"/>
        </w:rPr>
        <w:t>שפות:</w:t>
      </w:r>
    </w:p>
    <w:p w:rsidR="004F293B" w:rsidRPr="004F293B" w:rsidRDefault="004F293B" w:rsidP="00E64896">
      <w:pPr>
        <w:numPr>
          <w:ilvl w:val="0"/>
          <w:numId w:val="45"/>
        </w:numPr>
        <w:spacing w:after="0" w:line="240" w:lineRule="auto"/>
        <w:jc w:val="both"/>
        <w:rPr>
          <w:rFonts w:ascii="Arial" w:eastAsia="Times New Roman" w:hAnsi="Arial" w:cs="Arial"/>
          <w:color w:val="auto"/>
          <w:szCs w:val="22"/>
          <w:rtl/>
          <w:lang w:eastAsia="he-IL" w:bidi="he-IL"/>
        </w:rPr>
      </w:pPr>
      <w:r w:rsidRPr="004F293B">
        <w:rPr>
          <w:rFonts w:ascii="Arial" w:eastAsia="Times New Roman" w:hAnsi="Arial" w:cs="Arial"/>
          <w:color w:val="auto"/>
          <w:szCs w:val="22"/>
          <w:rtl/>
          <w:lang w:eastAsia="he-IL" w:bidi="he-IL"/>
        </w:rPr>
        <w:t xml:space="preserve">עברית </w:t>
      </w:r>
      <w:r w:rsidRPr="004F293B">
        <w:rPr>
          <w:rFonts w:ascii="Arial" w:eastAsia="Times New Roman" w:hAnsi="Arial" w:cs="Arial"/>
          <w:color w:val="auto"/>
          <w:szCs w:val="22"/>
          <w:lang w:eastAsia="he-IL" w:bidi="he-IL"/>
        </w:rPr>
        <w:t>-</w:t>
      </w:r>
      <w:r w:rsidRPr="004F293B">
        <w:rPr>
          <w:rFonts w:ascii="Arial" w:eastAsia="Times New Roman" w:hAnsi="Arial" w:cs="Arial"/>
          <w:color w:val="auto"/>
          <w:szCs w:val="22"/>
          <w:rtl/>
          <w:lang w:eastAsia="he-IL" w:bidi="he-IL"/>
        </w:rPr>
        <w:t xml:space="preserve"> </w:t>
      </w:r>
      <w:r w:rsidRPr="004F293B">
        <w:rPr>
          <w:rFonts w:ascii="Arial" w:eastAsia="Times New Roman" w:hAnsi="Arial" w:cs="Arial" w:hint="cs"/>
          <w:color w:val="auto"/>
          <w:szCs w:val="22"/>
          <w:rtl/>
          <w:lang w:eastAsia="he-IL" w:bidi="he-IL"/>
        </w:rPr>
        <w:t xml:space="preserve">  </w:t>
      </w:r>
      <w:r w:rsidRPr="004F293B">
        <w:rPr>
          <w:rFonts w:ascii="Arial" w:eastAsia="Times New Roman" w:hAnsi="Arial" w:cs="Arial"/>
          <w:color w:val="auto"/>
          <w:szCs w:val="22"/>
          <w:rtl/>
          <w:lang w:eastAsia="he-IL" w:bidi="he-IL"/>
        </w:rPr>
        <w:t>שפת אם.</w:t>
      </w:r>
    </w:p>
    <w:p w:rsidR="004F293B" w:rsidRPr="004F293B" w:rsidRDefault="004F293B" w:rsidP="00E64896">
      <w:pPr>
        <w:numPr>
          <w:ilvl w:val="0"/>
          <w:numId w:val="45"/>
        </w:numPr>
        <w:spacing w:after="0" w:line="240" w:lineRule="auto"/>
        <w:jc w:val="both"/>
        <w:rPr>
          <w:rFonts w:ascii="Arial" w:eastAsia="Times New Roman" w:hAnsi="Arial" w:cs="Arial"/>
          <w:color w:val="auto"/>
          <w:szCs w:val="22"/>
          <w:rtl/>
          <w:lang w:eastAsia="he-IL" w:bidi="he-IL"/>
        </w:rPr>
      </w:pPr>
      <w:r w:rsidRPr="004F293B">
        <w:rPr>
          <w:rFonts w:ascii="Arial" w:eastAsia="Times New Roman" w:hAnsi="Arial" w:cs="Arial"/>
          <w:color w:val="auto"/>
          <w:szCs w:val="22"/>
          <w:rtl/>
          <w:lang w:eastAsia="he-IL" w:bidi="he-IL"/>
        </w:rPr>
        <w:t xml:space="preserve">אנגלית </w:t>
      </w:r>
      <w:r w:rsidRPr="004F293B">
        <w:rPr>
          <w:rFonts w:ascii="Arial" w:eastAsia="Times New Roman" w:hAnsi="Arial" w:cs="Arial"/>
          <w:color w:val="auto"/>
          <w:szCs w:val="22"/>
          <w:lang w:eastAsia="he-IL" w:bidi="he-IL"/>
        </w:rPr>
        <w:t>-</w:t>
      </w:r>
      <w:r w:rsidRPr="004F293B">
        <w:rPr>
          <w:rFonts w:ascii="Arial" w:eastAsia="Times New Roman" w:hAnsi="Arial" w:cs="Arial"/>
          <w:color w:val="auto"/>
          <w:szCs w:val="22"/>
          <w:rtl/>
          <w:lang w:eastAsia="he-IL" w:bidi="he-IL"/>
        </w:rPr>
        <w:t xml:space="preserve"> </w:t>
      </w:r>
      <w:r w:rsidRPr="004F293B">
        <w:rPr>
          <w:rFonts w:ascii="Arial" w:eastAsia="Times New Roman" w:hAnsi="Arial" w:cs="Arial" w:hint="cs"/>
          <w:color w:val="auto"/>
          <w:szCs w:val="22"/>
          <w:rtl/>
          <w:lang w:eastAsia="he-IL" w:bidi="he-IL"/>
        </w:rPr>
        <w:t xml:space="preserve"> </w:t>
      </w:r>
      <w:r w:rsidRPr="004F293B">
        <w:rPr>
          <w:rFonts w:ascii="Arial" w:eastAsia="Times New Roman" w:hAnsi="Arial" w:cs="Arial"/>
          <w:color w:val="auto"/>
          <w:szCs w:val="22"/>
          <w:rtl/>
          <w:lang w:eastAsia="he-IL" w:bidi="he-IL"/>
        </w:rPr>
        <w:t>שליטה מלאה ברמת שפת אם.</w:t>
      </w:r>
    </w:p>
    <w:p w:rsidR="00C36970" w:rsidRPr="00E64896" w:rsidRDefault="004F293B" w:rsidP="00E64896">
      <w:pPr>
        <w:numPr>
          <w:ilvl w:val="0"/>
          <w:numId w:val="45"/>
        </w:numPr>
        <w:spacing w:after="0" w:line="240" w:lineRule="auto"/>
        <w:jc w:val="both"/>
        <w:rPr>
          <w:rFonts w:ascii="Arial" w:eastAsia="Times New Roman" w:hAnsi="Arial" w:cs="Arial" w:hint="cs"/>
          <w:color w:val="auto"/>
          <w:szCs w:val="22"/>
          <w:rtl/>
          <w:lang w:eastAsia="he-IL" w:bidi="he-IL"/>
        </w:rPr>
      </w:pPr>
      <w:r w:rsidRPr="00AE4CEA">
        <w:rPr>
          <w:rFonts w:ascii="Arial" w:eastAsia="Times New Roman" w:hAnsi="Arial" w:cs="Arial"/>
          <w:color w:val="auto"/>
          <w:szCs w:val="22"/>
          <w:rtl/>
          <w:lang w:eastAsia="he-IL" w:bidi="he-IL"/>
        </w:rPr>
        <w:t xml:space="preserve">צרפתית </w:t>
      </w:r>
      <w:r w:rsidRPr="00AE4CEA">
        <w:rPr>
          <w:rFonts w:ascii="Arial" w:eastAsia="Times New Roman" w:hAnsi="Arial" w:cs="Arial"/>
          <w:color w:val="auto"/>
          <w:szCs w:val="22"/>
          <w:lang w:eastAsia="he-IL" w:bidi="he-IL"/>
        </w:rPr>
        <w:t>-</w:t>
      </w:r>
      <w:r w:rsidRPr="00AE4CEA">
        <w:rPr>
          <w:rFonts w:ascii="Arial" w:eastAsia="Times New Roman" w:hAnsi="Arial" w:cs="Arial" w:hint="cs"/>
          <w:color w:val="auto"/>
          <w:szCs w:val="22"/>
          <w:rtl/>
          <w:lang w:eastAsia="he-IL" w:bidi="he-IL"/>
        </w:rPr>
        <w:t xml:space="preserve"> </w:t>
      </w:r>
      <w:r w:rsidRPr="00AE4CEA">
        <w:rPr>
          <w:rFonts w:ascii="Arial" w:eastAsia="Times New Roman" w:hAnsi="Arial" w:cs="Arial"/>
          <w:color w:val="auto"/>
          <w:szCs w:val="22"/>
          <w:rtl/>
          <w:lang w:eastAsia="he-IL" w:bidi="he-IL"/>
        </w:rPr>
        <w:t>דיבור והבנה ברמה בסיסית.</w:t>
      </w:r>
      <w:r w:rsidR="00C36970" w:rsidRPr="00AE4CEA">
        <w:rPr>
          <w:rFonts w:ascii="Arial" w:eastAsia="Times New Roman" w:hAnsi="Arial" w:cs="Arial" w:hint="cs"/>
          <w:color w:val="auto"/>
          <w:szCs w:val="22"/>
          <w:rtl/>
          <w:cs/>
          <w:lang w:eastAsia="he-IL" w:bidi="he-IL"/>
        </w:rPr>
        <w:t xml:space="preserve">           </w:t>
      </w:r>
    </w:p>
    <w:sectPr w:rsidR="00C36970" w:rsidRPr="00E64896" w:rsidSect="0010723B">
      <w:headerReference w:type="default" r:id="rId9"/>
      <w:headerReference w:type="first" r:id="rId10"/>
      <w:footerReference w:type="first" r:id="rId11"/>
      <w:pgSz w:w="11907" w:h="16839" w:code="1"/>
      <w:pgMar w:top="142" w:right="992" w:bottom="567" w:left="1134" w:header="709" w:footer="709"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69C" w:rsidRDefault="0062269C">
      <w:pPr>
        <w:spacing w:after="0" w:line="240" w:lineRule="auto"/>
        <w:rPr>
          <w:rtl/>
          <w:cs/>
        </w:rPr>
      </w:pPr>
      <w:r>
        <w:separator/>
      </w:r>
    </w:p>
  </w:endnote>
  <w:endnote w:type="continuationSeparator" w:id="0">
    <w:p w:rsidR="0062269C" w:rsidRDefault="0062269C">
      <w:pPr>
        <w:spacing w:after="0" w:line="240" w:lineRule="auto"/>
        <w:rPr>
          <w:rtl/>
          <w:c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Aharoni">
    <w:panose1 w:val="02010803020104030203"/>
    <w:charset w:val="00"/>
    <w:family w:val="auto"/>
    <w:pitch w:val="variable"/>
    <w:sig w:usb0="00000803" w:usb1="00000000" w:usb2="00000000" w:usb3="00000000" w:csb0="0000002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01000001" w:usb1="00000000" w:usb2="00000000" w:usb3="00000000" w:csb0="0001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210A" w:rsidRDefault="00E1210A">
    <w:pPr>
      <w:pStyle w:val="af5"/>
      <w:rPr>
        <w:rtl/>
        <w:cs/>
      </w:rPr>
    </w:pPr>
    <w:r>
      <w:rPr>
        <w:noProof/>
      </w:rPr>
      <w:pict>
        <v:oval id="Oval 21" o:spid="_x0000_s2051" style="position:absolute;left:0;text-align:left;margin-left:8pt;margin-top:785.6pt;width:41pt;height:41pt;flip:x;z-index:3;visibility:visible;mso-position-horizontal-relative:page;mso-position-vertical-relative:page;v-text-anchor:middle" o:allowincell="f" fillcolor="#4f81bd" stroked="f">
          <v:textbox inset="0,0,0,0">
            <w:txbxContent>
              <w:p w:rsidR="00E1210A" w:rsidRPr="005E3BD5" w:rsidRDefault="00E1210A">
                <w:pPr>
                  <w:pStyle w:val="afa"/>
                  <w:jc w:val="center"/>
                  <w:rPr>
                    <w:color w:val="FFFFFF"/>
                    <w:sz w:val="40"/>
                    <w:szCs w:val="40"/>
                    <w:rtl/>
                    <w:cs/>
                  </w:rPr>
                </w:pPr>
              </w:p>
            </w:txbxContent>
          </v:textbox>
          <w10:wrap anchorx="page" anchory="page"/>
        </v:oval>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69C" w:rsidRDefault="0062269C">
      <w:pPr>
        <w:spacing w:after="0" w:line="240" w:lineRule="auto"/>
        <w:rPr>
          <w:rtl/>
          <w:cs/>
        </w:rPr>
      </w:pPr>
      <w:r>
        <w:separator/>
      </w:r>
    </w:p>
  </w:footnote>
  <w:footnote w:type="continuationSeparator" w:id="0">
    <w:p w:rsidR="0062269C" w:rsidRDefault="0062269C">
      <w:pPr>
        <w:spacing w:after="0" w:line="240" w:lineRule="auto"/>
        <w:rPr>
          <w:rtl/>
          <w:cs/>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F3A0C">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210A" w:rsidRDefault="00E1210A">
    <w:pPr>
      <w:pStyle w:val="af3"/>
      <w:rPr>
        <w:rtl/>
        <w:cs/>
      </w:rPr>
    </w:pPr>
    <w:r>
      <w:rPr>
        <w:noProof/>
      </w:rPr>
      <w:pict>
        <v:roundrect id="AutoShape 24" o:spid="_x0000_s2049" style="position:absolute;left:0;text-align:left;margin-left:0;margin-top:0;width:546.4pt;height:806.2pt;flip:x;z-index:4;visibility:visible;mso-width-percent:920;mso-position-horizontal:center;mso-position-horizontal-relative:page;mso-position-vertical:center;mso-position-vertical-relative:page;mso-width-percent:920" arcsize="2637f" o:allowincell="f" filled="f" fillcolor="black" strokeweight="1pt">
          <w10:wrap anchorx="page" anchory="page"/>
        </v:roundrect>
      </w:pict>
    </w:r>
    <w:r>
      <w:rPr>
        <w:noProof/>
      </w:rPr>
      <w:pict>
        <v:roundrect id="AutoShape 10" o:spid="_x0000_s2050" style="position:absolute;left:0;text-align:left;margin-left:0;margin-top:0;width:546.4pt;height:790.1pt;flip:x;z-index:2;visibility:visible;mso-width-percent:920;mso-height-percent:940;mso-position-horizontal:center;mso-position-horizontal-relative:page;mso-position-vertical:center;mso-position-vertical-relative:page;mso-width-percent:920;mso-height-percent:940" arcsize="2637f" o:allowincell="f" filled="f" fillcolor="black" strokeweight="1pt">
          <w10:wrap anchorx="page" anchory="page"/>
        </v:roundrect>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B9B6F702"/>
    <w:lvl w:ilvl="0">
      <w:start w:val="1"/>
      <w:numFmt w:val="bullet"/>
      <w:pStyle w:val="5"/>
      <w:lvlText w:val="○"/>
      <w:lvlJc w:val="left"/>
      <w:pPr>
        <w:ind w:left="1800" w:hanging="360"/>
      </w:pPr>
      <w:rPr>
        <w:rFonts w:ascii="Monotype Corsiva" w:hAnsi="Monotype Corsiva" w:cs="Monotype Corsiva" w:hint="default"/>
        <w:color w:val="A28E6A"/>
      </w:rPr>
    </w:lvl>
  </w:abstractNum>
  <w:abstractNum w:abstractNumId="1" w15:restartNumberingAfterBreak="0">
    <w:nsid w:val="FFFFFF81"/>
    <w:multiLevelType w:val="singleLevel"/>
    <w:tmpl w:val="9A8A1DFA"/>
    <w:lvl w:ilvl="0">
      <w:start w:val="1"/>
      <w:numFmt w:val="bullet"/>
      <w:pStyle w:val="4"/>
      <w:lvlText w:val=""/>
      <w:lvlJc w:val="left"/>
      <w:pPr>
        <w:ind w:left="1440" w:hanging="360"/>
      </w:pPr>
      <w:rPr>
        <w:rFonts w:ascii="Symbol" w:hAnsi="Symbol" w:cs="Symbol" w:hint="default"/>
        <w:color w:val="A28E6A"/>
      </w:rPr>
    </w:lvl>
  </w:abstractNum>
  <w:abstractNum w:abstractNumId="2" w15:restartNumberingAfterBreak="0">
    <w:nsid w:val="FFFFFF82"/>
    <w:multiLevelType w:val="singleLevel"/>
    <w:tmpl w:val="AC6E7B80"/>
    <w:lvl w:ilvl="0">
      <w:start w:val="1"/>
      <w:numFmt w:val="bullet"/>
      <w:pStyle w:val="3"/>
      <w:lvlText w:val=""/>
      <w:lvlJc w:val="left"/>
      <w:pPr>
        <w:ind w:left="1080" w:hanging="360"/>
      </w:pPr>
      <w:rPr>
        <w:rFonts w:ascii="Symbol" w:hAnsi="Symbol" w:cs="Symbol" w:hint="default"/>
        <w:color w:val="D34817"/>
      </w:rPr>
    </w:lvl>
  </w:abstractNum>
  <w:abstractNum w:abstractNumId="3" w15:restartNumberingAfterBreak="0">
    <w:nsid w:val="FFFFFF83"/>
    <w:multiLevelType w:val="singleLevel"/>
    <w:tmpl w:val="3EFA84BC"/>
    <w:lvl w:ilvl="0">
      <w:start w:val="1"/>
      <w:numFmt w:val="bullet"/>
      <w:pStyle w:val="2"/>
      <w:lvlText w:val=""/>
      <w:lvlJc w:val="left"/>
      <w:pPr>
        <w:ind w:left="720" w:hanging="360"/>
      </w:pPr>
      <w:rPr>
        <w:rFonts w:ascii="Symbol" w:hAnsi="Symbol" w:cs="Symbol" w:hint="default"/>
        <w:color w:val="D34817"/>
      </w:rPr>
    </w:lvl>
  </w:abstractNum>
  <w:abstractNum w:abstractNumId="4" w15:restartNumberingAfterBreak="0">
    <w:nsid w:val="FFFFFF89"/>
    <w:multiLevelType w:val="singleLevel"/>
    <w:tmpl w:val="13761064"/>
    <w:lvl w:ilvl="0">
      <w:start w:val="1"/>
      <w:numFmt w:val="bullet"/>
      <w:pStyle w:val="a"/>
      <w:lvlText w:val=""/>
      <w:lvlJc w:val="left"/>
      <w:pPr>
        <w:ind w:left="360" w:hanging="360"/>
      </w:pPr>
      <w:rPr>
        <w:rFonts w:ascii="Symbol" w:hAnsi="Symbol" w:cs="Symbol" w:hint="default"/>
        <w:color w:val="D34817"/>
      </w:rPr>
    </w:lvl>
  </w:abstractNum>
  <w:abstractNum w:abstractNumId="5" w15:restartNumberingAfterBreak="0">
    <w:nsid w:val="008761EA"/>
    <w:multiLevelType w:val="multilevel"/>
    <w:tmpl w:val="2100879A"/>
    <w:lvl w:ilvl="0">
      <w:start w:val="1"/>
      <w:numFmt w:val="decimal"/>
      <w:lvlText w:val="%1."/>
      <w:lvlJc w:val="left"/>
      <w:pPr>
        <w:tabs>
          <w:tab w:val="num" w:pos="360"/>
        </w:tabs>
        <w:ind w:left="360" w:hanging="360"/>
      </w:pPr>
      <w:rPr>
        <w:rFonts w:hint="cs"/>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cs"/>
      </w:rPr>
    </w:lvl>
    <w:lvl w:ilvl="3">
      <w:start w:val="1"/>
      <w:numFmt w:val="decimal"/>
      <w:lvlText w:val="%1.%2.%3.%4."/>
      <w:lvlJc w:val="left"/>
      <w:pPr>
        <w:tabs>
          <w:tab w:val="num" w:pos="2160"/>
        </w:tabs>
        <w:ind w:left="1728" w:hanging="648"/>
      </w:pPr>
      <w:rPr>
        <w:rFonts w:hint="cs"/>
      </w:rPr>
    </w:lvl>
    <w:lvl w:ilvl="4">
      <w:start w:val="1"/>
      <w:numFmt w:val="decimal"/>
      <w:lvlText w:val="%1.%2.%3.%4.%5."/>
      <w:lvlJc w:val="left"/>
      <w:pPr>
        <w:tabs>
          <w:tab w:val="num" w:pos="2520"/>
        </w:tabs>
        <w:ind w:left="2232" w:hanging="792"/>
      </w:pPr>
      <w:rPr>
        <w:rFonts w:hint="cs"/>
      </w:rPr>
    </w:lvl>
    <w:lvl w:ilvl="5">
      <w:start w:val="1"/>
      <w:numFmt w:val="decimal"/>
      <w:lvlText w:val="%1.%2.%3.%4.%5.%6."/>
      <w:lvlJc w:val="left"/>
      <w:pPr>
        <w:tabs>
          <w:tab w:val="num" w:pos="3240"/>
        </w:tabs>
        <w:ind w:left="2736" w:hanging="936"/>
      </w:pPr>
      <w:rPr>
        <w:rFonts w:hint="cs"/>
      </w:rPr>
    </w:lvl>
    <w:lvl w:ilvl="6">
      <w:start w:val="1"/>
      <w:numFmt w:val="decimal"/>
      <w:lvlText w:val="%1.%2.%3.%4.%5.%6.%7."/>
      <w:lvlJc w:val="left"/>
      <w:pPr>
        <w:tabs>
          <w:tab w:val="num" w:pos="3600"/>
        </w:tabs>
        <w:ind w:left="3240" w:hanging="1080"/>
      </w:pPr>
      <w:rPr>
        <w:rFonts w:hint="cs"/>
      </w:rPr>
    </w:lvl>
    <w:lvl w:ilvl="7">
      <w:start w:val="1"/>
      <w:numFmt w:val="decimal"/>
      <w:lvlText w:val="%1.%2.%3.%4.%5.%6.%7.%8."/>
      <w:lvlJc w:val="left"/>
      <w:pPr>
        <w:tabs>
          <w:tab w:val="num" w:pos="4320"/>
        </w:tabs>
        <w:ind w:left="3744" w:hanging="1224"/>
      </w:pPr>
      <w:rPr>
        <w:rFonts w:hint="cs"/>
      </w:rPr>
    </w:lvl>
    <w:lvl w:ilvl="8">
      <w:start w:val="1"/>
      <w:numFmt w:val="decimal"/>
      <w:lvlText w:val="%1.%2.%3.%4.%5.%6.%7.%8.%9."/>
      <w:lvlJc w:val="left"/>
      <w:pPr>
        <w:tabs>
          <w:tab w:val="num" w:pos="4680"/>
        </w:tabs>
        <w:ind w:left="4320" w:hanging="1440"/>
      </w:pPr>
      <w:rPr>
        <w:rFonts w:hint="cs"/>
      </w:rPr>
    </w:lvl>
  </w:abstractNum>
  <w:abstractNum w:abstractNumId="6" w15:restartNumberingAfterBreak="0">
    <w:nsid w:val="0195595A"/>
    <w:multiLevelType w:val="hybridMultilevel"/>
    <w:tmpl w:val="75A47908"/>
    <w:lvl w:ilvl="0">
      <w:start w:val="1999"/>
      <w:numFmt w:val="bullet"/>
      <w:lvlText w:val=""/>
      <w:lvlJc w:val="left"/>
      <w:pPr>
        <w:tabs>
          <w:tab w:val="num" w:pos="843"/>
        </w:tabs>
        <w:ind w:left="843" w:right="1800" w:hanging="360"/>
      </w:pPr>
      <w:rPr>
        <w:rFonts w:ascii="Symbol" w:eastAsia="Times New Roman" w:hAnsi="Symbol" w:cs="David" w:hint="default"/>
      </w:rPr>
    </w:lvl>
    <w:lvl w:ilvl="1">
      <w:start w:val="1"/>
      <w:numFmt w:val="bullet"/>
      <w:lvlText w:val="o"/>
      <w:lvlJc w:val="left"/>
      <w:pPr>
        <w:tabs>
          <w:tab w:val="num" w:pos="2436"/>
        </w:tabs>
        <w:ind w:left="2436" w:right="2520" w:hanging="360"/>
      </w:pPr>
      <w:rPr>
        <w:rFonts w:ascii="Courier New" w:hAnsi="Courier New" w:hint="default"/>
      </w:rPr>
    </w:lvl>
    <w:lvl w:ilvl="2" w:tentative="1">
      <w:start w:val="1"/>
      <w:numFmt w:val="bullet"/>
      <w:lvlText w:val=""/>
      <w:lvlJc w:val="left"/>
      <w:pPr>
        <w:tabs>
          <w:tab w:val="num" w:pos="3156"/>
        </w:tabs>
        <w:ind w:left="3156" w:right="3240" w:hanging="360"/>
      </w:pPr>
      <w:rPr>
        <w:rFonts w:ascii="Wingdings" w:hAnsi="Wingdings" w:hint="default"/>
      </w:rPr>
    </w:lvl>
    <w:lvl w:ilvl="3" w:tentative="1">
      <w:start w:val="1"/>
      <w:numFmt w:val="bullet"/>
      <w:lvlText w:val=""/>
      <w:lvlJc w:val="left"/>
      <w:pPr>
        <w:tabs>
          <w:tab w:val="num" w:pos="3876"/>
        </w:tabs>
        <w:ind w:left="3876" w:right="3960" w:hanging="360"/>
      </w:pPr>
      <w:rPr>
        <w:rFonts w:ascii="Symbol" w:hAnsi="Symbol" w:hint="default"/>
      </w:rPr>
    </w:lvl>
    <w:lvl w:ilvl="4" w:tentative="1">
      <w:start w:val="1"/>
      <w:numFmt w:val="bullet"/>
      <w:lvlText w:val="o"/>
      <w:lvlJc w:val="left"/>
      <w:pPr>
        <w:tabs>
          <w:tab w:val="num" w:pos="4596"/>
        </w:tabs>
        <w:ind w:left="4596" w:right="4680" w:hanging="360"/>
      </w:pPr>
      <w:rPr>
        <w:rFonts w:ascii="Courier New" w:hAnsi="Courier New" w:hint="default"/>
      </w:rPr>
    </w:lvl>
    <w:lvl w:ilvl="5" w:tentative="1">
      <w:start w:val="1"/>
      <w:numFmt w:val="bullet"/>
      <w:lvlText w:val=""/>
      <w:lvlJc w:val="left"/>
      <w:pPr>
        <w:tabs>
          <w:tab w:val="num" w:pos="5316"/>
        </w:tabs>
        <w:ind w:left="5316" w:right="5400" w:hanging="360"/>
      </w:pPr>
      <w:rPr>
        <w:rFonts w:ascii="Wingdings" w:hAnsi="Wingdings" w:hint="default"/>
      </w:rPr>
    </w:lvl>
    <w:lvl w:ilvl="6" w:tentative="1">
      <w:start w:val="1"/>
      <w:numFmt w:val="bullet"/>
      <w:lvlText w:val=""/>
      <w:lvlJc w:val="left"/>
      <w:pPr>
        <w:tabs>
          <w:tab w:val="num" w:pos="6036"/>
        </w:tabs>
        <w:ind w:left="6036" w:right="6120" w:hanging="360"/>
      </w:pPr>
      <w:rPr>
        <w:rFonts w:ascii="Symbol" w:hAnsi="Symbol" w:hint="default"/>
      </w:rPr>
    </w:lvl>
    <w:lvl w:ilvl="7" w:tentative="1">
      <w:start w:val="1"/>
      <w:numFmt w:val="bullet"/>
      <w:lvlText w:val="o"/>
      <w:lvlJc w:val="left"/>
      <w:pPr>
        <w:tabs>
          <w:tab w:val="num" w:pos="6756"/>
        </w:tabs>
        <w:ind w:left="6756" w:right="6840" w:hanging="360"/>
      </w:pPr>
      <w:rPr>
        <w:rFonts w:ascii="Courier New" w:hAnsi="Courier New" w:hint="default"/>
      </w:rPr>
    </w:lvl>
    <w:lvl w:ilvl="8" w:tentative="1">
      <w:start w:val="1"/>
      <w:numFmt w:val="bullet"/>
      <w:lvlText w:val=""/>
      <w:lvlJc w:val="left"/>
      <w:pPr>
        <w:tabs>
          <w:tab w:val="num" w:pos="7476"/>
        </w:tabs>
        <w:ind w:left="7476" w:right="7560" w:hanging="360"/>
      </w:pPr>
      <w:rPr>
        <w:rFonts w:ascii="Wingdings" w:hAnsi="Wingdings" w:hint="default"/>
      </w:rPr>
    </w:lvl>
  </w:abstractNum>
  <w:abstractNum w:abstractNumId="7" w15:restartNumberingAfterBreak="0">
    <w:nsid w:val="17F4334D"/>
    <w:multiLevelType w:val="multilevel"/>
    <w:tmpl w:val="96EAFB58"/>
    <w:lvl w:ilvl="0">
      <w:start w:val="1"/>
      <w:numFmt w:val="decimal"/>
      <w:lvlText w:val="%1."/>
      <w:lvlJc w:val="left"/>
      <w:pPr>
        <w:tabs>
          <w:tab w:val="num" w:pos="360"/>
        </w:tabs>
        <w:ind w:left="360" w:hanging="360"/>
      </w:pPr>
      <w:rPr>
        <w:rFonts w:hint="cs"/>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cs"/>
      </w:rPr>
    </w:lvl>
    <w:lvl w:ilvl="3">
      <w:start w:val="1"/>
      <w:numFmt w:val="decimal"/>
      <w:lvlText w:val="%1.%2.%3.%4."/>
      <w:lvlJc w:val="left"/>
      <w:pPr>
        <w:tabs>
          <w:tab w:val="num" w:pos="2160"/>
        </w:tabs>
        <w:ind w:left="1728" w:hanging="648"/>
      </w:pPr>
      <w:rPr>
        <w:rFonts w:hint="cs"/>
      </w:rPr>
    </w:lvl>
    <w:lvl w:ilvl="4">
      <w:start w:val="1"/>
      <w:numFmt w:val="decimal"/>
      <w:lvlText w:val="%1.%2.%3.%4.%5."/>
      <w:lvlJc w:val="left"/>
      <w:pPr>
        <w:tabs>
          <w:tab w:val="num" w:pos="2520"/>
        </w:tabs>
        <w:ind w:left="2232" w:hanging="792"/>
      </w:pPr>
      <w:rPr>
        <w:rFonts w:hint="cs"/>
      </w:rPr>
    </w:lvl>
    <w:lvl w:ilvl="5">
      <w:start w:val="1"/>
      <w:numFmt w:val="decimal"/>
      <w:lvlText w:val="%1.%2.%3.%4.%5.%6."/>
      <w:lvlJc w:val="left"/>
      <w:pPr>
        <w:tabs>
          <w:tab w:val="num" w:pos="3240"/>
        </w:tabs>
        <w:ind w:left="2736" w:hanging="936"/>
      </w:pPr>
      <w:rPr>
        <w:rFonts w:hint="cs"/>
      </w:rPr>
    </w:lvl>
    <w:lvl w:ilvl="6">
      <w:start w:val="1"/>
      <w:numFmt w:val="decimal"/>
      <w:lvlText w:val="%1.%2.%3.%4.%5.%6.%7."/>
      <w:lvlJc w:val="left"/>
      <w:pPr>
        <w:tabs>
          <w:tab w:val="num" w:pos="3600"/>
        </w:tabs>
        <w:ind w:left="3240" w:hanging="1080"/>
      </w:pPr>
      <w:rPr>
        <w:rFonts w:hint="cs"/>
      </w:rPr>
    </w:lvl>
    <w:lvl w:ilvl="7">
      <w:start w:val="1"/>
      <w:numFmt w:val="decimal"/>
      <w:lvlText w:val="%1.%2.%3.%4.%5.%6.%7.%8."/>
      <w:lvlJc w:val="left"/>
      <w:pPr>
        <w:tabs>
          <w:tab w:val="num" w:pos="4320"/>
        </w:tabs>
        <w:ind w:left="3744" w:hanging="1224"/>
      </w:pPr>
      <w:rPr>
        <w:rFonts w:hint="cs"/>
      </w:rPr>
    </w:lvl>
    <w:lvl w:ilvl="8">
      <w:start w:val="1"/>
      <w:numFmt w:val="decimal"/>
      <w:lvlText w:val="%1.%2.%3.%4.%5.%6.%7.%8.%9."/>
      <w:lvlJc w:val="left"/>
      <w:pPr>
        <w:tabs>
          <w:tab w:val="num" w:pos="4680"/>
        </w:tabs>
        <w:ind w:left="4320" w:hanging="1440"/>
      </w:pPr>
      <w:rPr>
        <w:rFonts w:hint="cs"/>
      </w:rPr>
    </w:lvl>
  </w:abstractNum>
  <w:abstractNum w:abstractNumId="8" w15:restartNumberingAfterBreak="0">
    <w:nsid w:val="21DB13E2"/>
    <w:multiLevelType w:val="multilevel"/>
    <w:tmpl w:val="DD9E8B04"/>
    <w:lvl w:ilvl="0">
      <w:start w:val="1999"/>
      <w:numFmt w:val="decimal"/>
      <w:lvlText w:val="%1"/>
      <w:lvlJc w:val="left"/>
      <w:pPr>
        <w:ind w:left="1155" w:hanging="1155"/>
      </w:pPr>
      <w:rPr>
        <w:rFonts w:hint="default"/>
      </w:rPr>
    </w:lvl>
    <w:lvl w:ilvl="1">
      <w:start w:val="1997"/>
      <w:numFmt w:val="decimal"/>
      <w:lvlText w:val="%1-%2"/>
      <w:lvlJc w:val="left"/>
      <w:pPr>
        <w:ind w:left="1155" w:hanging="1155"/>
      </w:pPr>
      <w:rPr>
        <w:rFonts w:hint="default"/>
      </w:rPr>
    </w:lvl>
    <w:lvl w:ilvl="2">
      <w:start w:val="1"/>
      <w:numFmt w:val="decimal"/>
      <w:lvlText w:val="%1-%2.%3"/>
      <w:lvlJc w:val="left"/>
      <w:pPr>
        <w:ind w:left="1155" w:hanging="1155"/>
      </w:pPr>
      <w:rPr>
        <w:rFonts w:hint="default"/>
      </w:rPr>
    </w:lvl>
    <w:lvl w:ilvl="3">
      <w:start w:val="1"/>
      <w:numFmt w:val="decimal"/>
      <w:lvlText w:val="%1-%2.%3.%4"/>
      <w:lvlJc w:val="left"/>
      <w:pPr>
        <w:ind w:left="1155" w:hanging="1155"/>
      </w:pPr>
      <w:rPr>
        <w:rFonts w:hint="default"/>
      </w:rPr>
    </w:lvl>
    <w:lvl w:ilvl="4">
      <w:start w:val="1"/>
      <w:numFmt w:val="decimal"/>
      <w:lvlText w:val="%1-%2.%3.%4.%5"/>
      <w:lvlJc w:val="left"/>
      <w:pPr>
        <w:ind w:left="1155" w:hanging="1155"/>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083ECA"/>
    <w:multiLevelType w:val="hybridMultilevel"/>
    <w:tmpl w:val="1494F8F4"/>
    <w:lvl w:ilvl="0">
      <w:start w:val="1"/>
      <w:numFmt w:val="bullet"/>
      <w:lvlText w:val=""/>
      <w:lvlJc w:val="left"/>
      <w:pPr>
        <w:tabs>
          <w:tab w:val="num" w:pos="927"/>
        </w:tabs>
        <w:ind w:left="927" w:right="1800" w:hanging="360"/>
      </w:pPr>
      <w:rPr>
        <w:rFonts w:ascii="Symbol" w:hAnsi="Symbol" w:hint="default"/>
      </w:rPr>
    </w:lvl>
    <w:lvl w:ilvl="1">
      <w:start w:val="1"/>
      <w:numFmt w:val="bullet"/>
      <w:lvlText w:val="o"/>
      <w:lvlJc w:val="left"/>
      <w:pPr>
        <w:tabs>
          <w:tab w:val="num" w:pos="2520"/>
        </w:tabs>
        <w:ind w:left="2520" w:right="2520" w:hanging="360"/>
      </w:pPr>
      <w:rPr>
        <w:rFonts w:ascii="Courier New" w:hAnsi="Courier New" w:hint="default"/>
      </w:rPr>
    </w:lvl>
    <w:lvl w:ilvl="2" w:tentative="1">
      <w:start w:val="1"/>
      <w:numFmt w:val="bullet"/>
      <w:lvlText w:val=""/>
      <w:lvlJc w:val="left"/>
      <w:pPr>
        <w:tabs>
          <w:tab w:val="num" w:pos="3240"/>
        </w:tabs>
        <w:ind w:left="3240" w:right="3240" w:hanging="360"/>
      </w:pPr>
      <w:rPr>
        <w:rFonts w:ascii="Wingdings" w:hAnsi="Wingdings" w:hint="default"/>
      </w:rPr>
    </w:lvl>
    <w:lvl w:ilvl="3" w:tentative="1">
      <w:start w:val="1"/>
      <w:numFmt w:val="bullet"/>
      <w:lvlText w:val=""/>
      <w:lvlJc w:val="left"/>
      <w:pPr>
        <w:tabs>
          <w:tab w:val="num" w:pos="3960"/>
        </w:tabs>
        <w:ind w:left="3960" w:right="3960" w:hanging="360"/>
      </w:pPr>
      <w:rPr>
        <w:rFonts w:ascii="Symbol" w:hAnsi="Symbol" w:hint="default"/>
      </w:rPr>
    </w:lvl>
    <w:lvl w:ilvl="4" w:tentative="1">
      <w:start w:val="1"/>
      <w:numFmt w:val="bullet"/>
      <w:lvlText w:val="o"/>
      <w:lvlJc w:val="left"/>
      <w:pPr>
        <w:tabs>
          <w:tab w:val="num" w:pos="4680"/>
        </w:tabs>
        <w:ind w:left="4680" w:right="4680" w:hanging="360"/>
      </w:pPr>
      <w:rPr>
        <w:rFonts w:ascii="Courier New" w:hAnsi="Courier New" w:hint="default"/>
      </w:rPr>
    </w:lvl>
    <w:lvl w:ilvl="5" w:tentative="1">
      <w:start w:val="1"/>
      <w:numFmt w:val="bullet"/>
      <w:lvlText w:val=""/>
      <w:lvlJc w:val="left"/>
      <w:pPr>
        <w:tabs>
          <w:tab w:val="num" w:pos="5400"/>
        </w:tabs>
        <w:ind w:left="5400" w:right="5400" w:hanging="360"/>
      </w:pPr>
      <w:rPr>
        <w:rFonts w:ascii="Wingdings" w:hAnsi="Wingdings" w:hint="default"/>
      </w:rPr>
    </w:lvl>
    <w:lvl w:ilvl="6" w:tentative="1">
      <w:start w:val="1"/>
      <w:numFmt w:val="bullet"/>
      <w:lvlText w:val=""/>
      <w:lvlJc w:val="left"/>
      <w:pPr>
        <w:tabs>
          <w:tab w:val="num" w:pos="6120"/>
        </w:tabs>
        <w:ind w:left="6120" w:right="6120" w:hanging="360"/>
      </w:pPr>
      <w:rPr>
        <w:rFonts w:ascii="Symbol" w:hAnsi="Symbol" w:hint="default"/>
      </w:rPr>
    </w:lvl>
    <w:lvl w:ilvl="7" w:tentative="1">
      <w:start w:val="1"/>
      <w:numFmt w:val="bullet"/>
      <w:lvlText w:val="o"/>
      <w:lvlJc w:val="left"/>
      <w:pPr>
        <w:tabs>
          <w:tab w:val="num" w:pos="6840"/>
        </w:tabs>
        <w:ind w:left="6840" w:right="6840" w:hanging="360"/>
      </w:pPr>
      <w:rPr>
        <w:rFonts w:ascii="Courier New" w:hAnsi="Courier New" w:hint="default"/>
      </w:rPr>
    </w:lvl>
    <w:lvl w:ilvl="8" w:tentative="1">
      <w:start w:val="1"/>
      <w:numFmt w:val="bullet"/>
      <w:lvlText w:val=""/>
      <w:lvlJc w:val="left"/>
      <w:pPr>
        <w:tabs>
          <w:tab w:val="num" w:pos="7560"/>
        </w:tabs>
        <w:ind w:left="7560" w:right="7560" w:hanging="360"/>
      </w:pPr>
      <w:rPr>
        <w:rFonts w:ascii="Wingdings" w:hAnsi="Wingdings" w:hint="default"/>
      </w:rPr>
    </w:lvl>
  </w:abstractNum>
  <w:abstractNum w:abstractNumId="10" w15:restartNumberingAfterBreak="0">
    <w:nsid w:val="261F392B"/>
    <w:multiLevelType w:val="multilevel"/>
    <w:tmpl w:val="A62C6D62"/>
    <w:lvl w:ilvl="0">
      <w:start w:val="1"/>
      <w:numFmt w:val="decimal"/>
      <w:lvlText w:val="%1."/>
      <w:lvlJc w:val="left"/>
      <w:pPr>
        <w:tabs>
          <w:tab w:val="num" w:pos="360"/>
        </w:tabs>
        <w:ind w:left="360" w:hanging="360"/>
      </w:pPr>
      <w:rPr>
        <w:rFonts w:hint="cs"/>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cs"/>
      </w:rPr>
    </w:lvl>
    <w:lvl w:ilvl="3">
      <w:start w:val="1"/>
      <w:numFmt w:val="decimal"/>
      <w:lvlText w:val="%1.%2.%3.%4."/>
      <w:lvlJc w:val="left"/>
      <w:pPr>
        <w:tabs>
          <w:tab w:val="num" w:pos="2160"/>
        </w:tabs>
        <w:ind w:left="1728" w:hanging="648"/>
      </w:pPr>
      <w:rPr>
        <w:rFonts w:hint="cs"/>
      </w:rPr>
    </w:lvl>
    <w:lvl w:ilvl="4">
      <w:start w:val="1"/>
      <w:numFmt w:val="decimal"/>
      <w:lvlText w:val="%1.%2.%3.%4.%5."/>
      <w:lvlJc w:val="left"/>
      <w:pPr>
        <w:tabs>
          <w:tab w:val="num" w:pos="2520"/>
        </w:tabs>
        <w:ind w:left="2232" w:hanging="792"/>
      </w:pPr>
      <w:rPr>
        <w:rFonts w:hint="cs"/>
      </w:rPr>
    </w:lvl>
    <w:lvl w:ilvl="5">
      <w:start w:val="1"/>
      <w:numFmt w:val="decimal"/>
      <w:lvlText w:val="%1.%2.%3.%4.%5.%6."/>
      <w:lvlJc w:val="left"/>
      <w:pPr>
        <w:tabs>
          <w:tab w:val="num" w:pos="3240"/>
        </w:tabs>
        <w:ind w:left="2736" w:hanging="936"/>
      </w:pPr>
      <w:rPr>
        <w:rFonts w:hint="cs"/>
      </w:rPr>
    </w:lvl>
    <w:lvl w:ilvl="6">
      <w:start w:val="1"/>
      <w:numFmt w:val="decimal"/>
      <w:lvlText w:val="%1.%2.%3.%4.%5.%6.%7."/>
      <w:lvlJc w:val="left"/>
      <w:pPr>
        <w:tabs>
          <w:tab w:val="num" w:pos="3600"/>
        </w:tabs>
        <w:ind w:left="3240" w:hanging="1080"/>
      </w:pPr>
      <w:rPr>
        <w:rFonts w:hint="cs"/>
      </w:rPr>
    </w:lvl>
    <w:lvl w:ilvl="7">
      <w:start w:val="1"/>
      <w:numFmt w:val="decimal"/>
      <w:lvlText w:val="%1.%2.%3.%4.%5.%6.%7.%8."/>
      <w:lvlJc w:val="left"/>
      <w:pPr>
        <w:tabs>
          <w:tab w:val="num" w:pos="4320"/>
        </w:tabs>
        <w:ind w:left="3744" w:hanging="1224"/>
      </w:pPr>
      <w:rPr>
        <w:rFonts w:hint="cs"/>
      </w:rPr>
    </w:lvl>
    <w:lvl w:ilvl="8">
      <w:start w:val="1"/>
      <w:numFmt w:val="decimal"/>
      <w:lvlText w:val="%1.%2.%3.%4.%5.%6.%7.%8.%9."/>
      <w:lvlJc w:val="left"/>
      <w:pPr>
        <w:tabs>
          <w:tab w:val="num" w:pos="4680"/>
        </w:tabs>
        <w:ind w:left="4320" w:hanging="1440"/>
      </w:pPr>
      <w:rPr>
        <w:rFonts w:hint="cs"/>
      </w:rPr>
    </w:lvl>
  </w:abstractNum>
  <w:abstractNum w:abstractNumId="11" w15:restartNumberingAfterBreak="0">
    <w:nsid w:val="290F7079"/>
    <w:multiLevelType w:val="hybridMultilevel"/>
    <w:tmpl w:val="F1D2CC4C"/>
    <w:lvl w:ilvl="0">
      <w:start w:val="3"/>
      <w:numFmt w:val="hebrew1"/>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2" w15:restartNumberingAfterBreak="0">
    <w:nsid w:val="2A6F2007"/>
    <w:multiLevelType w:val="hybridMultilevel"/>
    <w:tmpl w:val="D688B8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4E20CFD"/>
    <w:multiLevelType w:val="hybridMultilevel"/>
    <w:tmpl w:val="EFCE7B00"/>
    <w:lvl w:ilvl="0">
      <w:start w:val="1"/>
      <w:numFmt w:val="bullet"/>
      <w:lvlText w:val=""/>
      <w:lvlJc w:val="left"/>
      <w:pPr>
        <w:ind w:left="1399" w:hanging="360"/>
      </w:pPr>
      <w:rPr>
        <w:rFonts w:ascii="Symbol" w:hAnsi="Symbol" w:hint="default"/>
      </w:rPr>
    </w:lvl>
    <w:lvl w:ilvl="1" w:tentative="1">
      <w:start w:val="1"/>
      <w:numFmt w:val="bullet"/>
      <w:lvlText w:val="o"/>
      <w:lvlJc w:val="left"/>
      <w:pPr>
        <w:ind w:left="2119" w:hanging="360"/>
      </w:pPr>
      <w:rPr>
        <w:rFonts w:ascii="Courier New" w:hAnsi="Courier New" w:cs="Courier New" w:hint="default"/>
      </w:rPr>
    </w:lvl>
    <w:lvl w:ilvl="2" w:tentative="1">
      <w:start w:val="1"/>
      <w:numFmt w:val="bullet"/>
      <w:lvlText w:val=""/>
      <w:lvlJc w:val="left"/>
      <w:pPr>
        <w:ind w:left="2839" w:hanging="360"/>
      </w:pPr>
      <w:rPr>
        <w:rFonts w:ascii="Wingdings" w:hAnsi="Wingdings" w:hint="default"/>
      </w:rPr>
    </w:lvl>
    <w:lvl w:ilvl="3" w:tentative="1">
      <w:start w:val="1"/>
      <w:numFmt w:val="bullet"/>
      <w:lvlText w:val=""/>
      <w:lvlJc w:val="left"/>
      <w:pPr>
        <w:ind w:left="3559" w:hanging="360"/>
      </w:pPr>
      <w:rPr>
        <w:rFonts w:ascii="Symbol" w:hAnsi="Symbol" w:hint="default"/>
      </w:rPr>
    </w:lvl>
    <w:lvl w:ilvl="4" w:tentative="1">
      <w:start w:val="1"/>
      <w:numFmt w:val="bullet"/>
      <w:lvlText w:val="o"/>
      <w:lvlJc w:val="left"/>
      <w:pPr>
        <w:ind w:left="4279" w:hanging="360"/>
      </w:pPr>
      <w:rPr>
        <w:rFonts w:ascii="Courier New" w:hAnsi="Courier New" w:cs="Courier New" w:hint="default"/>
      </w:rPr>
    </w:lvl>
    <w:lvl w:ilvl="5" w:tentative="1">
      <w:start w:val="1"/>
      <w:numFmt w:val="bullet"/>
      <w:lvlText w:val=""/>
      <w:lvlJc w:val="left"/>
      <w:pPr>
        <w:ind w:left="4999" w:hanging="360"/>
      </w:pPr>
      <w:rPr>
        <w:rFonts w:ascii="Wingdings" w:hAnsi="Wingdings" w:hint="default"/>
      </w:rPr>
    </w:lvl>
    <w:lvl w:ilvl="6" w:tentative="1">
      <w:start w:val="1"/>
      <w:numFmt w:val="bullet"/>
      <w:lvlText w:val=""/>
      <w:lvlJc w:val="left"/>
      <w:pPr>
        <w:ind w:left="5719" w:hanging="360"/>
      </w:pPr>
      <w:rPr>
        <w:rFonts w:ascii="Symbol" w:hAnsi="Symbol" w:hint="default"/>
      </w:rPr>
    </w:lvl>
    <w:lvl w:ilvl="7" w:tentative="1">
      <w:start w:val="1"/>
      <w:numFmt w:val="bullet"/>
      <w:lvlText w:val="o"/>
      <w:lvlJc w:val="left"/>
      <w:pPr>
        <w:ind w:left="6439" w:hanging="360"/>
      </w:pPr>
      <w:rPr>
        <w:rFonts w:ascii="Courier New" w:hAnsi="Courier New" w:cs="Courier New" w:hint="default"/>
      </w:rPr>
    </w:lvl>
    <w:lvl w:ilvl="8" w:tentative="1">
      <w:start w:val="1"/>
      <w:numFmt w:val="bullet"/>
      <w:lvlText w:val=""/>
      <w:lvlJc w:val="left"/>
      <w:pPr>
        <w:ind w:left="7159" w:hanging="360"/>
      </w:pPr>
      <w:rPr>
        <w:rFonts w:ascii="Wingdings" w:hAnsi="Wingdings" w:hint="default"/>
      </w:rPr>
    </w:lvl>
  </w:abstractNum>
  <w:abstractNum w:abstractNumId="14" w15:restartNumberingAfterBreak="0">
    <w:nsid w:val="36581419"/>
    <w:multiLevelType w:val="hybridMultilevel"/>
    <w:tmpl w:val="317E3FEE"/>
    <w:lvl w:ilvl="0">
      <w:start w:val="1"/>
      <w:numFmt w:val="hebrew1"/>
      <w:lvlText w:val="%1."/>
      <w:lvlJc w:val="left"/>
      <w:pPr>
        <w:tabs>
          <w:tab w:val="num" w:pos="1440"/>
        </w:tabs>
        <w:ind w:left="1440" w:right="720" w:hanging="360"/>
      </w:pPr>
      <w:rPr>
        <w:rFonts w:hint="cs"/>
      </w:rPr>
    </w:lvl>
    <w:lvl w:ilvl="1">
      <w:start w:val="1"/>
      <w:numFmt w:val="lowerLetter"/>
      <w:lvlText w:val="%2."/>
      <w:lvlJc w:val="left"/>
      <w:pPr>
        <w:tabs>
          <w:tab w:val="num" w:pos="2160"/>
        </w:tabs>
        <w:ind w:left="2160" w:right="1440" w:hanging="360"/>
      </w:pPr>
    </w:lvl>
    <w:lvl w:ilvl="2" w:tentative="1">
      <w:start w:val="1"/>
      <w:numFmt w:val="lowerRoman"/>
      <w:lvlText w:val="%3."/>
      <w:lvlJc w:val="right"/>
      <w:pPr>
        <w:tabs>
          <w:tab w:val="num" w:pos="2880"/>
        </w:tabs>
        <w:ind w:left="2880" w:right="2160" w:hanging="180"/>
      </w:pPr>
    </w:lvl>
    <w:lvl w:ilvl="3" w:tentative="1">
      <w:start w:val="1"/>
      <w:numFmt w:val="decimal"/>
      <w:lvlText w:val="%4."/>
      <w:lvlJc w:val="left"/>
      <w:pPr>
        <w:tabs>
          <w:tab w:val="num" w:pos="3600"/>
        </w:tabs>
        <w:ind w:left="3600" w:right="2880" w:hanging="360"/>
      </w:pPr>
    </w:lvl>
    <w:lvl w:ilvl="4" w:tentative="1">
      <w:start w:val="1"/>
      <w:numFmt w:val="lowerLetter"/>
      <w:lvlText w:val="%5."/>
      <w:lvlJc w:val="left"/>
      <w:pPr>
        <w:tabs>
          <w:tab w:val="num" w:pos="4320"/>
        </w:tabs>
        <w:ind w:left="4320" w:right="3600" w:hanging="360"/>
      </w:pPr>
    </w:lvl>
    <w:lvl w:ilvl="5" w:tentative="1">
      <w:start w:val="1"/>
      <w:numFmt w:val="lowerRoman"/>
      <w:lvlText w:val="%6."/>
      <w:lvlJc w:val="right"/>
      <w:pPr>
        <w:tabs>
          <w:tab w:val="num" w:pos="5040"/>
        </w:tabs>
        <w:ind w:left="5040" w:right="4320" w:hanging="180"/>
      </w:pPr>
    </w:lvl>
    <w:lvl w:ilvl="6" w:tentative="1">
      <w:start w:val="1"/>
      <w:numFmt w:val="decimal"/>
      <w:lvlText w:val="%7."/>
      <w:lvlJc w:val="left"/>
      <w:pPr>
        <w:tabs>
          <w:tab w:val="num" w:pos="5760"/>
        </w:tabs>
        <w:ind w:left="5760" w:right="5040" w:hanging="360"/>
      </w:pPr>
    </w:lvl>
    <w:lvl w:ilvl="7" w:tentative="1">
      <w:start w:val="1"/>
      <w:numFmt w:val="lowerLetter"/>
      <w:lvlText w:val="%8."/>
      <w:lvlJc w:val="left"/>
      <w:pPr>
        <w:tabs>
          <w:tab w:val="num" w:pos="6480"/>
        </w:tabs>
        <w:ind w:left="6480" w:right="5760" w:hanging="360"/>
      </w:pPr>
    </w:lvl>
    <w:lvl w:ilvl="8" w:tentative="1">
      <w:start w:val="1"/>
      <w:numFmt w:val="lowerRoman"/>
      <w:lvlText w:val="%9."/>
      <w:lvlJc w:val="right"/>
      <w:pPr>
        <w:tabs>
          <w:tab w:val="num" w:pos="7200"/>
        </w:tabs>
        <w:ind w:left="7200" w:right="6480" w:hanging="180"/>
      </w:pPr>
    </w:lvl>
  </w:abstractNum>
  <w:abstractNum w:abstractNumId="15" w15:restartNumberingAfterBreak="0">
    <w:nsid w:val="42C41709"/>
    <w:multiLevelType w:val="multilevel"/>
    <w:tmpl w:val="E3607408"/>
    <w:lvl w:ilvl="0">
      <w:start w:val="1"/>
      <w:numFmt w:val="decimal"/>
      <w:lvlText w:val="%1."/>
      <w:lvlJc w:val="left"/>
      <w:pPr>
        <w:tabs>
          <w:tab w:val="num" w:pos="360"/>
        </w:tabs>
        <w:ind w:left="360" w:hanging="360"/>
      </w:pPr>
      <w:rPr>
        <w:rFonts w:hint="cs"/>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cs"/>
      </w:rPr>
    </w:lvl>
    <w:lvl w:ilvl="3">
      <w:start w:val="1"/>
      <w:numFmt w:val="decimal"/>
      <w:lvlText w:val="%1.%2.%3.%4."/>
      <w:lvlJc w:val="left"/>
      <w:pPr>
        <w:tabs>
          <w:tab w:val="num" w:pos="2160"/>
        </w:tabs>
        <w:ind w:left="1728" w:hanging="648"/>
      </w:pPr>
      <w:rPr>
        <w:rFonts w:hint="cs"/>
      </w:rPr>
    </w:lvl>
    <w:lvl w:ilvl="4">
      <w:start w:val="1"/>
      <w:numFmt w:val="decimal"/>
      <w:lvlText w:val="%1.%2.%3.%4.%5."/>
      <w:lvlJc w:val="left"/>
      <w:pPr>
        <w:tabs>
          <w:tab w:val="num" w:pos="2520"/>
        </w:tabs>
        <w:ind w:left="2232" w:hanging="792"/>
      </w:pPr>
      <w:rPr>
        <w:rFonts w:hint="cs"/>
      </w:rPr>
    </w:lvl>
    <w:lvl w:ilvl="5">
      <w:start w:val="1"/>
      <w:numFmt w:val="decimal"/>
      <w:lvlText w:val="%1.%2.%3.%4.%5.%6."/>
      <w:lvlJc w:val="left"/>
      <w:pPr>
        <w:tabs>
          <w:tab w:val="num" w:pos="3240"/>
        </w:tabs>
        <w:ind w:left="2736" w:hanging="936"/>
      </w:pPr>
      <w:rPr>
        <w:rFonts w:hint="cs"/>
      </w:rPr>
    </w:lvl>
    <w:lvl w:ilvl="6">
      <w:start w:val="1"/>
      <w:numFmt w:val="decimal"/>
      <w:lvlText w:val="%1.%2.%3.%4.%5.%6.%7."/>
      <w:lvlJc w:val="left"/>
      <w:pPr>
        <w:tabs>
          <w:tab w:val="num" w:pos="3600"/>
        </w:tabs>
        <w:ind w:left="3240" w:hanging="1080"/>
      </w:pPr>
      <w:rPr>
        <w:rFonts w:hint="cs"/>
      </w:rPr>
    </w:lvl>
    <w:lvl w:ilvl="7">
      <w:start w:val="1"/>
      <w:numFmt w:val="decimal"/>
      <w:lvlText w:val="%1.%2.%3.%4.%5.%6.%7.%8."/>
      <w:lvlJc w:val="left"/>
      <w:pPr>
        <w:tabs>
          <w:tab w:val="num" w:pos="4320"/>
        </w:tabs>
        <w:ind w:left="3744" w:hanging="1224"/>
      </w:pPr>
      <w:rPr>
        <w:rFonts w:hint="cs"/>
      </w:rPr>
    </w:lvl>
    <w:lvl w:ilvl="8">
      <w:start w:val="1"/>
      <w:numFmt w:val="decimal"/>
      <w:lvlText w:val="%1.%2.%3.%4.%5.%6.%7.%8.%9."/>
      <w:lvlJc w:val="left"/>
      <w:pPr>
        <w:tabs>
          <w:tab w:val="num" w:pos="4680"/>
        </w:tabs>
        <w:ind w:left="4320" w:hanging="1440"/>
      </w:pPr>
      <w:rPr>
        <w:rFonts w:hint="cs"/>
      </w:rPr>
    </w:lvl>
  </w:abstractNum>
  <w:abstractNum w:abstractNumId="16" w15:restartNumberingAfterBreak="0">
    <w:nsid w:val="48C16535"/>
    <w:multiLevelType w:val="hybridMultilevel"/>
    <w:tmpl w:val="ED66F4F4"/>
    <w:lvl w:ilvl="0">
      <w:start w:val="1"/>
      <w:numFmt w:val="hebrew1"/>
      <w:lvlText w:val="%1."/>
      <w:lvlJc w:val="left"/>
      <w:rPr>
        <w:rFonts w:hint="default"/>
        <w:color w:val="auto"/>
      </w:rPr>
    </w:lvl>
    <w:lvl w:ilvl="1" w:tentative="1">
      <w:start w:val="1"/>
      <w:numFmt w:val="lowerLetter"/>
      <w:lvlText w:val="%2."/>
      <w:lvlJc w:val="left"/>
      <w:pPr>
        <w:ind w:left="2893" w:hanging="360"/>
      </w:pPr>
    </w:lvl>
    <w:lvl w:ilvl="2" w:tentative="1">
      <w:start w:val="1"/>
      <w:numFmt w:val="lowerRoman"/>
      <w:lvlText w:val="%3."/>
      <w:lvlJc w:val="right"/>
      <w:pPr>
        <w:ind w:left="3613" w:hanging="180"/>
      </w:pPr>
    </w:lvl>
    <w:lvl w:ilvl="3" w:tentative="1">
      <w:start w:val="1"/>
      <w:numFmt w:val="decimal"/>
      <w:lvlText w:val="%4."/>
      <w:lvlJc w:val="left"/>
      <w:pPr>
        <w:ind w:left="4333" w:hanging="360"/>
      </w:pPr>
    </w:lvl>
    <w:lvl w:ilvl="4" w:tentative="1">
      <w:start w:val="1"/>
      <w:numFmt w:val="lowerLetter"/>
      <w:lvlText w:val="%5."/>
      <w:lvlJc w:val="left"/>
      <w:pPr>
        <w:ind w:left="5053" w:hanging="360"/>
      </w:pPr>
    </w:lvl>
    <w:lvl w:ilvl="5" w:tentative="1">
      <w:start w:val="1"/>
      <w:numFmt w:val="lowerRoman"/>
      <w:lvlText w:val="%6."/>
      <w:lvlJc w:val="right"/>
      <w:pPr>
        <w:ind w:left="5773" w:hanging="180"/>
      </w:pPr>
    </w:lvl>
    <w:lvl w:ilvl="6" w:tentative="1">
      <w:start w:val="1"/>
      <w:numFmt w:val="decimal"/>
      <w:lvlText w:val="%7."/>
      <w:lvlJc w:val="left"/>
      <w:pPr>
        <w:ind w:left="6493" w:hanging="360"/>
      </w:pPr>
    </w:lvl>
    <w:lvl w:ilvl="7" w:tentative="1">
      <w:start w:val="1"/>
      <w:numFmt w:val="lowerLetter"/>
      <w:lvlText w:val="%8."/>
      <w:lvlJc w:val="left"/>
      <w:pPr>
        <w:ind w:left="7213" w:hanging="360"/>
      </w:pPr>
    </w:lvl>
    <w:lvl w:ilvl="8" w:tentative="1">
      <w:start w:val="1"/>
      <w:numFmt w:val="lowerRoman"/>
      <w:lvlText w:val="%9."/>
      <w:lvlJc w:val="right"/>
      <w:pPr>
        <w:ind w:left="7933" w:hanging="180"/>
      </w:pPr>
    </w:lvl>
  </w:abstractNum>
  <w:abstractNum w:abstractNumId="17" w15:restartNumberingAfterBreak="0">
    <w:nsid w:val="5AF3546A"/>
    <w:multiLevelType w:val="hybridMultilevel"/>
    <w:tmpl w:val="96B2B94C"/>
    <w:lvl w:ilvl="0">
      <w:start w:val="1"/>
      <w:numFmt w:val="hebrew1"/>
      <w:lvlText w:val="%1."/>
      <w:lvlJc w:val="left"/>
      <w:pPr>
        <w:ind w:left="2175" w:hanging="360"/>
      </w:pPr>
      <w:rPr>
        <w:rFonts w:hint="default"/>
      </w:rPr>
    </w:lvl>
    <w:lvl w:ilvl="1" w:tentative="1">
      <w:start w:val="1"/>
      <w:numFmt w:val="lowerLetter"/>
      <w:lvlText w:val="%2."/>
      <w:lvlJc w:val="left"/>
      <w:pPr>
        <w:ind w:left="2895" w:hanging="360"/>
      </w:pPr>
    </w:lvl>
    <w:lvl w:ilvl="2" w:tentative="1">
      <w:start w:val="1"/>
      <w:numFmt w:val="lowerRoman"/>
      <w:lvlText w:val="%3."/>
      <w:lvlJc w:val="right"/>
      <w:pPr>
        <w:ind w:left="3615" w:hanging="180"/>
      </w:pPr>
    </w:lvl>
    <w:lvl w:ilvl="3" w:tentative="1">
      <w:start w:val="1"/>
      <w:numFmt w:val="decimal"/>
      <w:lvlText w:val="%4."/>
      <w:lvlJc w:val="left"/>
      <w:pPr>
        <w:ind w:left="4335" w:hanging="360"/>
      </w:pPr>
    </w:lvl>
    <w:lvl w:ilvl="4" w:tentative="1">
      <w:start w:val="1"/>
      <w:numFmt w:val="lowerLetter"/>
      <w:lvlText w:val="%5."/>
      <w:lvlJc w:val="left"/>
      <w:pPr>
        <w:ind w:left="5055" w:hanging="360"/>
      </w:pPr>
    </w:lvl>
    <w:lvl w:ilvl="5" w:tentative="1">
      <w:start w:val="1"/>
      <w:numFmt w:val="lowerRoman"/>
      <w:lvlText w:val="%6."/>
      <w:lvlJc w:val="right"/>
      <w:pPr>
        <w:ind w:left="5775" w:hanging="180"/>
      </w:pPr>
    </w:lvl>
    <w:lvl w:ilvl="6" w:tentative="1">
      <w:start w:val="1"/>
      <w:numFmt w:val="decimal"/>
      <w:lvlText w:val="%7."/>
      <w:lvlJc w:val="left"/>
      <w:pPr>
        <w:ind w:left="6495" w:hanging="360"/>
      </w:pPr>
    </w:lvl>
    <w:lvl w:ilvl="7" w:tentative="1">
      <w:start w:val="1"/>
      <w:numFmt w:val="lowerLetter"/>
      <w:lvlText w:val="%8."/>
      <w:lvlJc w:val="left"/>
      <w:pPr>
        <w:ind w:left="7215" w:hanging="360"/>
      </w:pPr>
    </w:lvl>
    <w:lvl w:ilvl="8" w:tentative="1">
      <w:start w:val="1"/>
      <w:numFmt w:val="lowerRoman"/>
      <w:lvlText w:val="%9."/>
      <w:lvlJc w:val="right"/>
      <w:pPr>
        <w:ind w:left="7935" w:hanging="180"/>
      </w:pPr>
    </w:lvl>
  </w:abstractNum>
  <w:abstractNum w:abstractNumId="18" w15:restartNumberingAfterBreak="0">
    <w:nsid w:val="65F96153"/>
    <w:multiLevelType w:val="hybridMultilevel"/>
    <w:tmpl w:val="DA383D0E"/>
    <w:lvl w:ilvl="0">
      <w:start w:val="1"/>
      <w:numFmt w:val="bullet"/>
      <w:lvlText w:val=""/>
      <w:lvlJc w:val="left"/>
      <w:pPr>
        <w:tabs>
          <w:tab w:val="num" w:pos="-5591"/>
        </w:tabs>
        <w:ind w:left="-5591" w:right="1800" w:hanging="360"/>
      </w:pPr>
      <w:rPr>
        <w:rFonts w:ascii="Symbol" w:hAnsi="Symbol" w:hint="default"/>
      </w:rPr>
    </w:lvl>
    <w:lvl w:ilvl="1">
      <w:start w:val="1"/>
      <w:numFmt w:val="bullet"/>
      <w:lvlText w:val="o"/>
      <w:lvlJc w:val="left"/>
      <w:pPr>
        <w:tabs>
          <w:tab w:val="num" w:pos="-3998"/>
        </w:tabs>
        <w:ind w:left="-3998" w:right="2520" w:hanging="360"/>
      </w:pPr>
      <w:rPr>
        <w:rFonts w:ascii="Courier New" w:hAnsi="Courier New" w:hint="default"/>
      </w:rPr>
    </w:lvl>
    <w:lvl w:ilvl="2" w:tentative="1">
      <w:start w:val="1"/>
      <w:numFmt w:val="bullet"/>
      <w:lvlText w:val=""/>
      <w:lvlJc w:val="left"/>
      <w:pPr>
        <w:tabs>
          <w:tab w:val="num" w:pos="-3278"/>
        </w:tabs>
        <w:ind w:left="-3278" w:right="3240" w:hanging="360"/>
      </w:pPr>
      <w:rPr>
        <w:rFonts w:ascii="Wingdings" w:hAnsi="Wingdings" w:hint="default"/>
      </w:rPr>
    </w:lvl>
    <w:lvl w:ilvl="3" w:tentative="1">
      <w:start w:val="1"/>
      <w:numFmt w:val="bullet"/>
      <w:lvlText w:val=""/>
      <w:lvlJc w:val="left"/>
      <w:pPr>
        <w:tabs>
          <w:tab w:val="num" w:pos="-2558"/>
        </w:tabs>
        <w:ind w:left="-2558" w:right="3960" w:hanging="360"/>
      </w:pPr>
      <w:rPr>
        <w:rFonts w:ascii="Symbol" w:hAnsi="Symbol" w:hint="default"/>
      </w:rPr>
    </w:lvl>
    <w:lvl w:ilvl="4" w:tentative="1">
      <w:start w:val="1"/>
      <w:numFmt w:val="bullet"/>
      <w:lvlText w:val="o"/>
      <w:lvlJc w:val="left"/>
      <w:pPr>
        <w:tabs>
          <w:tab w:val="num" w:pos="-1838"/>
        </w:tabs>
        <w:ind w:left="-1838" w:right="4680" w:hanging="360"/>
      </w:pPr>
      <w:rPr>
        <w:rFonts w:ascii="Courier New" w:hAnsi="Courier New" w:hint="default"/>
      </w:rPr>
    </w:lvl>
    <w:lvl w:ilvl="5" w:tentative="1">
      <w:start w:val="1"/>
      <w:numFmt w:val="bullet"/>
      <w:lvlText w:val=""/>
      <w:lvlJc w:val="left"/>
      <w:pPr>
        <w:tabs>
          <w:tab w:val="num" w:pos="-1118"/>
        </w:tabs>
        <w:ind w:left="-1118" w:right="5400" w:hanging="360"/>
      </w:pPr>
      <w:rPr>
        <w:rFonts w:ascii="Wingdings" w:hAnsi="Wingdings" w:hint="default"/>
      </w:rPr>
    </w:lvl>
    <w:lvl w:ilvl="6" w:tentative="1">
      <w:start w:val="1"/>
      <w:numFmt w:val="bullet"/>
      <w:lvlText w:val=""/>
      <w:lvlJc w:val="left"/>
      <w:pPr>
        <w:tabs>
          <w:tab w:val="num" w:pos="-398"/>
        </w:tabs>
        <w:ind w:left="-398" w:right="6120" w:hanging="360"/>
      </w:pPr>
      <w:rPr>
        <w:rFonts w:ascii="Symbol" w:hAnsi="Symbol" w:hint="default"/>
      </w:rPr>
    </w:lvl>
    <w:lvl w:ilvl="7" w:tentative="1">
      <w:start w:val="1"/>
      <w:numFmt w:val="bullet"/>
      <w:lvlText w:val="o"/>
      <w:lvlJc w:val="left"/>
      <w:pPr>
        <w:tabs>
          <w:tab w:val="num" w:pos="322"/>
        </w:tabs>
        <w:ind w:left="322" w:right="6840" w:hanging="360"/>
      </w:pPr>
      <w:rPr>
        <w:rFonts w:ascii="Courier New" w:hAnsi="Courier New" w:hint="default"/>
      </w:rPr>
    </w:lvl>
    <w:lvl w:ilvl="8" w:tentative="1">
      <w:start w:val="1"/>
      <w:numFmt w:val="bullet"/>
      <w:lvlText w:val=""/>
      <w:lvlJc w:val="left"/>
      <w:pPr>
        <w:tabs>
          <w:tab w:val="num" w:pos="1042"/>
        </w:tabs>
        <w:ind w:left="1042" w:right="7560" w:hanging="360"/>
      </w:pPr>
      <w:rPr>
        <w:rFonts w:ascii="Wingdings" w:hAnsi="Wingdings" w:hint="default"/>
      </w:rPr>
    </w:lvl>
  </w:abstractNum>
  <w:abstractNum w:abstractNumId="19" w15:restartNumberingAfterBreak="0">
    <w:nsid w:val="670C7747"/>
    <w:multiLevelType w:val="hybridMultilevel"/>
    <w:tmpl w:val="D0B41732"/>
    <w:lvl w:ilvl="0">
      <w:start w:val="1"/>
      <w:numFmt w:val="hebrew1"/>
      <w:lvlText w:val="%1."/>
      <w:lvlJc w:val="left"/>
      <w:pPr>
        <w:ind w:left="2175" w:hanging="360"/>
      </w:pPr>
      <w:rPr>
        <w:rFonts w:hint="default"/>
        <w:b w:val="0"/>
        <w:bCs w:val="0"/>
      </w:rPr>
    </w:lvl>
    <w:lvl w:ilvl="1" w:tentative="1">
      <w:start w:val="1"/>
      <w:numFmt w:val="lowerLetter"/>
      <w:lvlText w:val="%2."/>
      <w:lvlJc w:val="left"/>
      <w:pPr>
        <w:ind w:left="2895" w:hanging="360"/>
      </w:pPr>
    </w:lvl>
    <w:lvl w:ilvl="2" w:tentative="1">
      <w:start w:val="1"/>
      <w:numFmt w:val="lowerRoman"/>
      <w:lvlText w:val="%3."/>
      <w:lvlJc w:val="right"/>
      <w:pPr>
        <w:ind w:left="3615" w:hanging="180"/>
      </w:pPr>
    </w:lvl>
    <w:lvl w:ilvl="3" w:tentative="1">
      <w:start w:val="1"/>
      <w:numFmt w:val="decimal"/>
      <w:lvlText w:val="%4."/>
      <w:lvlJc w:val="left"/>
      <w:pPr>
        <w:ind w:left="4335" w:hanging="360"/>
      </w:pPr>
    </w:lvl>
    <w:lvl w:ilvl="4" w:tentative="1">
      <w:start w:val="1"/>
      <w:numFmt w:val="lowerLetter"/>
      <w:lvlText w:val="%5."/>
      <w:lvlJc w:val="left"/>
      <w:pPr>
        <w:ind w:left="5055" w:hanging="360"/>
      </w:pPr>
    </w:lvl>
    <w:lvl w:ilvl="5" w:tentative="1">
      <w:start w:val="1"/>
      <w:numFmt w:val="lowerRoman"/>
      <w:lvlText w:val="%6."/>
      <w:lvlJc w:val="right"/>
      <w:pPr>
        <w:ind w:left="5775" w:hanging="180"/>
      </w:pPr>
    </w:lvl>
    <w:lvl w:ilvl="6" w:tentative="1">
      <w:start w:val="1"/>
      <w:numFmt w:val="decimal"/>
      <w:lvlText w:val="%7."/>
      <w:lvlJc w:val="left"/>
      <w:pPr>
        <w:ind w:left="6495" w:hanging="360"/>
      </w:pPr>
    </w:lvl>
    <w:lvl w:ilvl="7" w:tentative="1">
      <w:start w:val="1"/>
      <w:numFmt w:val="lowerLetter"/>
      <w:lvlText w:val="%8."/>
      <w:lvlJc w:val="left"/>
      <w:pPr>
        <w:ind w:left="7215" w:hanging="360"/>
      </w:pPr>
    </w:lvl>
    <w:lvl w:ilvl="8" w:tentative="1">
      <w:start w:val="1"/>
      <w:numFmt w:val="lowerRoman"/>
      <w:lvlText w:val="%9."/>
      <w:lvlJc w:val="right"/>
      <w:pPr>
        <w:ind w:left="7935" w:hanging="180"/>
      </w:pPr>
    </w:lvl>
  </w:abstractNum>
  <w:abstractNum w:abstractNumId="20" w15:restartNumberingAfterBreak="0">
    <w:nsid w:val="72B4420B"/>
    <w:multiLevelType w:val="multilevel"/>
    <w:tmpl w:val="BD4C9DB8"/>
    <w:lvl w:ilvl="0">
      <w:start w:val="1"/>
      <w:numFmt w:val="decimal"/>
      <w:lvlText w:val="%1."/>
      <w:lvlJc w:val="left"/>
      <w:pPr>
        <w:tabs>
          <w:tab w:val="num" w:pos="360"/>
        </w:tabs>
        <w:ind w:left="360" w:hanging="360"/>
      </w:pPr>
      <w:rPr>
        <w:rFonts w:hint="cs"/>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cs"/>
      </w:rPr>
    </w:lvl>
    <w:lvl w:ilvl="3">
      <w:start w:val="1"/>
      <w:numFmt w:val="decimal"/>
      <w:lvlText w:val="%1.%2.%3.%4."/>
      <w:lvlJc w:val="left"/>
      <w:pPr>
        <w:tabs>
          <w:tab w:val="num" w:pos="2160"/>
        </w:tabs>
        <w:ind w:left="1728" w:hanging="648"/>
      </w:pPr>
      <w:rPr>
        <w:rFonts w:hint="cs"/>
      </w:rPr>
    </w:lvl>
    <w:lvl w:ilvl="4">
      <w:start w:val="1"/>
      <w:numFmt w:val="decimal"/>
      <w:lvlText w:val="%1.%2.%3.%4.%5."/>
      <w:lvlJc w:val="left"/>
      <w:pPr>
        <w:tabs>
          <w:tab w:val="num" w:pos="2520"/>
        </w:tabs>
        <w:ind w:left="2232" w:hanging="792"/>
      </w:pPr>
      <w:rPr>
        <w:rFonts w:hint="cs"/>
      </w:rPr>
    </w:lvl>
    <w:lvl w:ilvl="5">
      <w:start w:val="1"/>
      <w:numFmt w:val="decimal"/>
      <w:lvlText w:val="%1.%2.%3.%4.%5.%6."/>
      <w:lvlJc w:val="left"/>
      <w:pPr>
        <w:tabs>
          <w:tab w:val="num" w:pos="3240"/>
        </w:tabs>
        <w:ind w:left="2736" w:hanging="936"/>
      </w:pPr>
      <w:rPr>
        <w:rFonts w:hint="cs"/>
      </w:rPr>
    </w:lvl>
    <w:lvl w:ilvl="6">
      <w:start w:val="1"/>
      <w:numFmt w:val="decimal"/>
      <w:lvlText w:val="%1.%2.%3.%4.%5.%6.%7."/>
      <w:lvlJc w:val="left"/>
      <w:pPr>
        <w:tabs>
          <w:tab w:val="num" w:pos="3600"/>
        </w:tabs>
        <w:ind w:left="3240" w:hanging="1080"/>
      </w:pPr>
      <w:rPr>
        <w:rFonts w:hint="cs"/>
      </w:rPr>
    </w:lvl>
    <w:lvl w:ilvl="7">
      <w:start w:val="1"/>
      <w:numFmt w:val="decimal"/>
      <w:lvlText w:val="%1.%2.%3.%4.%5.%6.%7.%8."/>
      <w:lvlJc w:val="left"/>
      <w:pPr>
        <w:tabs>
          <w:tab w:val="num" w:pos="4320"/>
        </w:tabs>
        <w:ind w:left="3744" w:hanging="1224"/>
      </w:pPr>
      <w:rPr>
        <w:rFonts w:hint="cs"/>
      </w:rPr>
    </w:lvl>
    <w:lvl w:ilvl="8">
      <w:start w:val="1"/>
      <w:numFmt w:val="decimal"/>
      <w:lvlText w:val="%1.%2.%3.%4.%5.%6.%7.%8.%9."/>
      <w:lvlJc w:val="left"/>
      <w:pPr>
        <w:tabs>
          <w:tab w:val="num" w:pos="4680"/>
        </w:tabs>
        <w:ind w:left="4320" w:hanging="1440"/>
      </w:pPr>
      <w:rPr>
        <w:rFonts w:hint="cs"/>
      </w:rPr>
    </w:lvl>
  </w:abstractNum>
  <w:abstractNum w:abstractNumId="21" w15:restartNumberingAfterBreak="0">
    <w:nsid w:val="76126CAF"/>
    <w:multiLevelType w:val="hybridMultilevel"/>
    <w:tmpl w:val="66A64FD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4"/>
  </w:num>
  <w:num w:numId="17">
    <w:abstractNumId w:val="3"/>
  </w:num>
  <w:num w:numId="18">
    <w:abstractNumId w:val="2"/>
  </w:num>
  <w:num w:numId="19">
    <w:abstractNumId w:val="1"/>
  </w:num>
  <w:num w:numId="20">
    <w:abstractNumId w:val="0"/>
  </w:num>
  <w:num w:numId="21">
    <w:abstractNumId w:val="4"/>
  </w:num>
  <w:num w:numId="22">
    <w:abstractNumId w:val="3"/>
  </w:num>
  <w:num w:numId="23">
    <w:abstractNumId w:val="2"/>
  </w:num>
  <w:num w:numId="24">
    <w:abstractNumId w:val="1"/>
  </w:num>
  <w:num w:numId="25">
    <w:abstractNumId w:val="0"/>
  </w:num>
  <w:num w:numId="26">
    <w:abstractNumId w:val="5"/>
  </w:num>
  <w:num w:numId="27">
    <w:abstractNumId w:val="15"/>
  </w:num>
  <w:num w:numId="28">
    <w:abstractNumId w:val="7"/>
  </w:num>
  <w:num w:numId="29">
    <w:abstractNumId w:val="20"/>
  </w:num>
  <w:num w:numId="30">
    <w:abstractNumId w:val="10"/>
  </w:num>
  <w:num w:numId="31">
    <w:abstractNumId w:val="6"/>
  </w:num>
  <w:num w:numId="32">
    <w:abstractNumId w:val="14"/>
  </w:num>
  <w:num w:numId="33">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num>
  <w:num w:numId="35">
    <w:abstractNumId w:val="13"/>
  </w:num>
  <w:num w:numId="36">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num>
  <w:num w:numId="40">
    <w:abstractNumId w:val="21"/>
  </w:num>
  <w:num w:numId="41">
    <w:abstractNumId w:val="18"/>
  </w:num>
  <w:num w:numId="42">
    <w:abstractNumId w:val="9"/>
  </w:num>
  <w:num w:numId="43">
    <w:abstractNumId w:val="19"/>
  </w:num>
  <w:num w:numId="44">
    <w:abstractNumId w:val="16"/>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NotTrackMoves/>
  <w:styleLockQFSet/>
  <w:defaultTabStop w:val="720"/>
  <w:evenAndOddHeaders/>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307A"/>
    <w:rsid w:val="000039F5"/>
    <w:rsid w:val="00012232"/>
    <w:rsid w:val="00074D43"/>
    <w:rsid w:val="00076502"/>
    <w:rsid w:val="00076BF1"/>
    <w:rsid w:val="00081BF7"/>
    <w:rsid w:val="00092673"/>
    <w:rsid w:val="00095290"/>
    <w:rsid w:val="000B4BF8"/>
    <w:rsid w:val="000C5119"/>
    <w:rsid w:val="000D407B"/>
    <w:rsid w:val="000E3AB9"/>
    <w:rsid w:val="000E6615"/>
    <w:rsid w:val="0010723B"/>
    <w:rsid w:val="001123A3"/>
    <w:rsid w:val="00122ACF"/>
    <w:rsid w:val="00130C02"/>
    <w:rsid w:val="00135851"/>
    <w:rsid w:val="0015273A"/>
    <w:rsid w:val="0016658D"/>
    <w:rsid w:val="00167C38"/>
    <w:rsid w:val="0018446B"/>
    <w:rsid w:val="00186532"/>
    <w:rsid w:val="001872D0"/>
    <w:rsid w:val="001D400B"/>
    <w:rsid w:val="001E1ED4"/>
    <w:rsid w:val="001E4D7C"/>
    <w:rsid w:val="001E626A"/>
    <w:rsid w:val="001F3956"/>
    <w:rsid w:val="00203FFA"/>
    <w:rsid w:val="00205A35"/>
    <w:rsid w:val="0021193B"/>
    <w:rsid w:val="00230603"/>
    <w:rsid w:val="00266A68"/>
    <w:rsid w:val="0027465E"/>
    <w:rsid w:val="00276C07"/>
    <w:rsid w:val="002804C3"/>
    <w:rsid w:val="00284EFD"/>
    <w:rsid w:val="002A509E"/>
    <w:rsid w:val="002A61BA"/>
    <w:rsid w:val="002A772A"/>
    <w:rsid w:val="002C441F"/>
    <w:rsid w:val="002E0970"/>
    <w:rsid w:val="002E0A17"/>
    <w:rsid w:val="002E6B24"/>
    <w:rsid w:val="002E73F4"/>
    <w:rsid w:val="00323E2E"/>
    <w:rsid w:val="00324F02"/>
    <w:rsid w:val="00342E5A"/>
    <w:rsid w:val="00350FD4"/>
    <w:rsid w:val="003552CB"/>
    <w:rsid w:val="003755C8"/>
    <w:rsid w:val="0037717C"/>
    <w:rsid w:val="00382A93"/>
    <w:rsid w:val="003A31DD"/>
    <w:rsid w:val="003F0BC9"/>
    <w:rsid w:val="003F6978"/>
    <w:rsid w:val="00411FBC"/>
    <w:rsid w:val="004157B9"/>
    <w:rsid w:val="00424BE9"/>
    <w:rsid w:val="0042670F"/>
    <w:rsid w:val="00434410"/>
    <w:rsid w:val="0043687A"/>
    <w:rsid w:val="0043701F"/>
    <w:rsid w:val="0043756D"/>
    <w:rsid w:val="004529F8"/>
    <w:rsid w:val="004B1F2F"/>
    <w:rsid w:val="004C0662"/>
    <w:rsid w:val="004C1852"/>
    <w:rsid w:val="004E1EFE"/>
    <w:rsid w:val="004E2AAA"/>
    <w:rsid w:val="004E38C3"/>
    <w:rsid w:val="004E79BE"/>
    <w:rsid w:val="004F293B"/>
    <w:rsid w:val="0052117E"/>
    <w:rsid w:val="005530F7"/>
    <w:rsid w:val="00553368"/>
    <w:rsid w:val="00570BAB"/>
    <w:rsid w:val="00571972"/>
    <w:rsid w:val="005767CF"/>
    <w:rsid w:val="005809F1"/>
    <w:rsid w:val="00581C47"/>
    <w:rsid w:val="005A7293"/>
    <w:rsid w:val="005B7C48"/>
    <w:rsid w:val="005E2B59"/>
    <w:rsid w:val="005E3BD5"/>
    <w:rsid w:val="005F1D53"/>
    <w:rsid w:val="0062269C"/>
    <w:rsid w:val="00624109"/>
    <w:rsid w:val="00624A6A"/>
    <w:rsid w:val="0063683C"/>
    <w:rsid w:val="00644555"/>
    <w:rsid w:val="00672C18"/>
    <w:rsid w:val="00674DF6"/>
    <w:rsid w:val="00681A66"/>
    <w:rsid w:val="00686A03"/>
    <w:rsid w:val="00687BAA"/>
    <w:rsid w:val="00690884"/>
    <w:rsid w:val="0069103B"/>
    <w:rsid w:val="006955C7"/>
    <w:rsid w:val="00697F8B"/>
    <w:rsid w:val="006A499C"/>
    <w:rsid w:val="007062B3"/>
    <w:rsid w:val="00710723"/>
    <w:rsid w:val="0072257D"/>
    <w:rsid w:val="00723115"/>
    <w:rsid w:val="007353B7"/>
    <w:rsid w:val="007409B6"/>
    <w:rsid w:val="00741D90"/>
    <w:rsid w:val="00742DE9"/>
    <w:rsid w:val="00772910"/>
    <w:rsid w:val="007731FC"/>
    <w:rsid w:val="00773681"/>
    <w:rsid w:val="007A174E"/>
    <w:rsid w:val="007F105E"/>
    <w:rsid w:val="00841BBF"/>
    <w:rsid w:val="0084594F"/>
    <w:rsid w:val="00845DAF"/>
    <w:rsid w:val="0084704D"/>
    <w:rsid w:val="00853C66"/>
    <w:rsid w:val="00873400"/>
    <w:rsid w:val="0088016F"/>
    <w:rsid w:val="0089334C"/>
    <w:rsid w:val="00896076"/>
    <w:rsid w:val="00897730"/>
    <w:rsid w:val="008A49A3"/>
    <w:rsid w:val="008C78FC"/>
    <w:rsid w:val="008E606F"/>
    <w:rsid w:val="00903F33"/>
    <w:rsid w:val="00906A81"/>
    <w:rsid w:val="00915626"/>
    <w:rsid w:val="0092001C"/>
    <w:rsid w:val="00940E90"/>
    <w:rsid w:val="00946E0D"/>
    <w:rsid w:val="0097765A"/>
    <w:rsid w:val="00993EA9"/>
    <w:rsid w:val="009942E9"/>
    <w:rsid w:val="009A3CCB"/>
    <w:rsid w:val="009C7698"/>
    <w:rsid w:val="009D2DFA"/>
    <w:rsid w:val="009E74DB"/>
    <w:rsid w:val="009F4979"/>
    <w:rsid w:val="00A04C15"/>
    <w:rsid w:val="00A23A6A"/>
    <w:rsid w:val="00A24054"/>
    <w:rsid w:val="00A35BBD"/>
    <w:rsid w:val="00A52C5C"/>
    <w:rsid w:val="00A577A4"/>
    <w:rsid w:val="00A642EF"/>
    <w:rsid w:val="00A6444C"/>
    <w:rsid w:val="00A706BE"/>
    <w:rsid w:val="00A81EFC"/>
    <w:rsid w:val="00A90785"/>
    <w:rsid w:val="00AB107E"/>
    <w:rsid w:val="00AB380A"/>
    <w:rsid w:val="00AC6807"/>
    <w:rsid w:val="00AE39B8"/>
    <w:rsid w:val="00AE4CEA"/>
    <w:rsid w:val="00AF1F7A"/>
    <w:rsid w:val="00B3572D"/>
    <w:rsid w:val="00B50390"/>
    <w:rsid w:val="00B561D0"/>
    <w:rsid w:val="00B64B6B"/>
    <w:rsid w:val="00B6777E"/>
    <w:rsid w:val="00B733C4"/>
    <w:rsid w:val="00B76BFA"/>
    <w:rsid w:val="00B90026"/>
    <w:rsid w:val="00B907EA"/>
    <w:rsid w:val="00BA4E0E"/>
    <w:rsid w:val="00BA6C7A"/>
    <w:rsid w:val="00BB43D6"/>
    <w:rsid w:val="00BC0F50"/>
    <w:rsid w:val="00BF28AF"/>
    <w:rsid w:val="00BF38BD"/>
    <w:rsid w:val="00BF6E97"/>
    <w:rsid w:val="00C0755B"/>
    <w:rsid w:val="00C10C3D"/>
    <w:rsid w:val="00C14783"/>
    <w:rsid w:val="00C14911"/>
    <w:rsid w:val="00C151C5"/>
    <w:rsid w:val="00C23EF6"/>
    <w:rsid w:val="00C34570"/>
    <w:rsid w:val="00C349D3"/>
    <w:rsid w:val="00C36970"/>
    <w:rsid w:val="00C61019"/>
    <w:rsid w:val="00C74AE5"/>
    <w:rsid w:val="00C76DB6"/>
    <w:rsid w:val="00C77D09"/>
    <w:rsid w:val="00CB41E5"/>
    <w:rsid w:val="00CB553B"/>
    <w:rsid w:val="00CF48B8"/>
    <w:rsid w:val="00D0714E"/>
    <w:rsid w:val="00D14EC6"/>
    <w:rsid w:val="00D1581E"/>
    <w:rsid w:val="00D32155"/>
    <w:rsid w:val="00D6453B"/>
    <w:rsid w:val="00D700C4"/>
    <w:rsid w:val="00D709EB"/>
    <w:rsid w:val="00D90E59"/>
    <w:rsid w:val="00DA307A"/>
    <w:rsid w:val="00DB6768"/>
    <w:rsid w:val="00DC32A3"/>
    <w:rsid w:val="00DF452B"/>
    <w:rsid w:val="00DF74FE"/>
    <w:rsid w:val="00E006F3"/>
    <w:rsid w:val="00E0639D"/>
    <w:rsid w:val="00E0684F"/>
    <w:rsid w:val="00E11C5B"/>
    <w:rsid w:val="00E1210A"/>
    <w:rsid w:val="00E341CE"/>
    <w:rsid w:val="00E462BE"/>
    <w:rsid w:val="00E46C2A"/>
    <w:rsid w:val="00E60125"/>
    <w:rsid w:val="00E64896"/>
    <w:rsid w:val="00E6594C"/>
    <w:rsid w:val="00E76ADC"/>
    <w:rsid w:val="00EA167C"/>
    <w:rsid w:val="00EA421F"/>
    <w:rsid w:val="00EB082A"/>
    <w:rsid w:val="00ED0AF4"/>
    <w:rsid w:val="00EE77F9"/>
    <w:rsid w:val="00EF3004"/>
    <w:rsid w:val="00EF6C78"/>
    <w:rsid w:val="00F03A1A"/>
    <w:rsid w:val="00F051E3"/>
    <w:rsid w:val="00F23587"/>
    <w:rsid w:val="00F238C9"/>
    <w:rsid w:val="00F4204A"/>
    <w:rsid w:val="00F53434"/>
    <w:rsid w:val="00F54F29"/>
    <w:rsid w:val="00F879B4"/>
    <w:rsid w:val="00FE4375"/>
    <w:rsid w:val="00FF5D18"/>
  </w:rsids>
  <m:mathPr>
    <m:mathFont m:val="Cambria Math"/>
    <m:brkBin m:val="before"/>
    <m:brkBinSub m:val="--"/>
    <m:smallFrac/>
    <m:dispDef/>
    <m:lMargin m:val="0"/>
    <m:rMargin m:val="0"/>
    <m:defJc m:val="centerGroup"/>
    <m:wrapIndent m:val="1440"/>
    <m:intLim m:val="undOvr"/>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C07EB48C-C35C-417B-A4CE-9639522C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erpetua" w:eastAsia="Perpetua" w:hAnsi="Perpetua" w:cs="Aharoni"/>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6" w:unhideWhenUsed="1" w:qFormat="1"/>
    <w:lsdException w:name="Quote" w:uiPriority="29" w:qFormat="1"/>
    <w:lsdException w:name="Intense Quote" w:semiHidden="1" w:uiPriority="30" w:unhideWhenUsed="1"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רגיל"/>
    <w:qFormat/>
    <w:rsid w:val="002E0970"/>
    <w:pPr>
      <w:bidi/>
      <w:spacing w:after="160" w:line="276" w:lineRule="auto"/>
    </w:pPr>
    <w:rPr>
      <w:rFonts w:cs="Times New Roman"/>
      <w:color w:val="000000"/>
      <w:sz w:val="22"/>
      <w:lang w:eastAsia="zh-CN" w:bidi="th-TH"/>
    </w:rPr>
  </w:style>
  <w:style w:type="paragraph" w:styleId="1">
    <w:name w:val="כותרת 1"/>
    <w:basedOn w:val="a0"/>
    <w:next w:val="a0"/>
    <w:link w:val="10"/>
    <w:uiPriority w:val="9"/>
    <w:rsid w:val="004C1852"/>
    <w:pPr>
      <w:spacing w:before="300" w:after="40" w:line="240" w:lineRule="auto"/>
      <w:outlineLvl w:val="0"/>
    </w:pPr>
    <w:rPr>
      <w:rFonts w:ascii="Franklin Gothic Book" w:hAnsi="Franklin Gothic Book" w:cs="Aharoni"/>
      <w:b/>
      <w:bCs/>
      <w:color w:val="D34817"/>
      <w:spacing w:val="20"/>
      <w:sz w:val="28"/>
      <w:szCs w:val="28"/>
    </w:rPr>
  </w:style>
  <w:style w:type="paragraph" w:styleId="20">
    <w:name w:val="כותרת 2"/>
    <w:basedOn w:val="a0"/>
    <w:next w:val="a0"/>
    <w:link w:val="21"/>
    <w:uiPriority w:val="9"/>
    <w:semiHidden/>
    <w:unhideWhenUsed/>
    <w:rsid w:val="004C1852"/>
    <w:pPr>
      <w:spacing w:before="240" w:after="40" w:line="240" w:lineRule="auto"/>
      <w:outlineLvl w:val="1"/>
    </w:pPr>
    <w:rPr>
      <w:rFonts w:ascii="Franklin Gothic Book" w:hAnsi="Franklin Gothic Book" w:cs="Aharoni"/>
      <w:b/>
      <w:bCs/>
      <w:color w:val="D34817"/>
      <w:spacing w:val="20"/>
      <w:sz w:val="24"/>
      <w:szCs w:val="24"/>
    </w:rPr>
  </w:style>
  <w:style w:type="paragraph" w:styleId="30">
    <w:name w:val="כותרת 3"/>
    <w:basedOn w:val="a0"/>
    <w:next w:val="a0"/>
    <w:link w:val="31"/>
    <w:uiPriority w:val="9"/>
    <w:semiHidden/>
    <w:unhideWhenUsed/>
    <w:qFormat/>
    <w:rsid w:val="004C1852"/>
    <w:pPr>
      <w:spacing w:before="200" w:after="40" w:line="240" w:lineRule="auto"/>
      <w:outlineLvl w:val="2"/>
    </w:pPr>
    <w:rPr>
      <w:rFonts w:ascii="Franklin Gothic Book" w:hAnsi="Franklin Gothic Book" w:cs="Aharoni"/>
      <w:b/>
      <w:bCs/>
      <w:color w:val="D34817"/>
      <w:spacing w:val="20"/>
      <w:sz w:val="24"/>
      <w:szCs w:val="24"/>
    </w:rPr>
  </w:style>
  <w:style w:type="paragraph" w:styleId="40">
    <w:name w:val="כותרת 4"/>
    <w:basedOn w:val="a0"/>
    <w:next w:val="a0"/>
    <w:link w:val="41"/>
    <w:uiPriority w:val="9"/>
    <w:semiHidden/>
    <w:unhideWhenUsed/>
    <w:rsid w:val="004C1852"/>
    <w:pPr>
      <w:spacing w:before="240" w:after="0"/>
      <w:outlineLvl w:val="3"/>
    </w:pPr>
    <w:rPr>
      <w:rFonts w:ascii="Franklin Gothic Book" w:hAnsi="Franklin Gothic Book" w:cs="Aharoni"/>
      <w:b/>
      <w:bCs/>
      <w:color w:val="A28E6A"/>
      <w:spacing w:val="20"/>
      <w:sz w:val="24"/>
      <w:szCs w:val="24"/>
    </w:rPr>
  </w:style>
  <w:style w:type="paragraph" w:styleId="50">
    <w:name w:val="כותרת 5"/>
    <w:basedOn w:val="a0"/>
    <w:next w:val="a0"/>
    <w:link w:val="51"/>
    <w:uiPriority w:val="9"/>
    <w:semiHidden/>
    <w:unhideWhenUsed/>
    <w:rsid w:val="004C1852"/>
    <w:pPr>
      <w:spacing w:before="200" w:after="0"/>
      <w:outlineLvl w:val="4"/>
    </w:pPr>
    <w:rPr>
      <w:rFonts w:ascii="Franklin Gothic Book" w:hAnsi="Franklin Gothic Book" w:cs="Aharoni"/>
      <w:b/>
      <w:bCs/>
      <w:i/>
      <w:iCs/>
      <w:color w:val="A28E6A"/>
      <w:spacing w:val="20"/>
      <w:szCs w:val="26"/>
    </w:rPr>
  </w:style>
  <w:style w:type="paragraph" w:styleId="6">
    <w:name w:val="כותרת 6"/>
    <w:basedOn w:val="a0"/>
    <w:next w:val="a0"/>
    <w:link w:val="60"/>
    <w:uiPriority w:val="9"/>
    <w:semiHidden/>
    <w:unhideWhenUsed/>
    <w:qFormat/>
    <w:rsid w:val="004C1852"/>
    <w:pPr>
      <w:spacing w:before="200" w:after="0"/>
      <w:outlineLvl w:val="5"/>
    </w:pPr>
    <w:rPr>
      <w:rFonts w:ascii="Franklin Gothic Book" w:hAnsi="Franklin Gothic Book" w:cs="Aharoni"/>
      <w:color w:val="A28E6A"/>
      <w:spacing w:val="10"/>
      <w:sz w:val="24"/>
      <w:szCs w:val="24"/>
    </w:rPr>
  </w:style>
  <w:style w:type="paragraph" w:styleId="7">
    <w:name w:val="כותרת 7"/>
    <w:basedOn w:val="a0"/>
    <w:next w:val="a0"/>
    <w:link w:val="70"/>
    <w:uiPriority w:val="9"/>
    <w:semiHidden/>
    <w:unhideWhenUsed/>
    <w:qFormat/>
    <w:rsid w:val="004C1852"/>
    <w:pPr>
      <w:spacing w:before="200" w:after="0"/>
      <w:outlineLvl w:val="6"/>
    </w:pPr>
    <w:rPr>
      <w:rFonts w:ascii="Franklin Gothic Book" w:hAnsi="Franklin Gothic Book" w:cs="Aharoni"/>
      <w:i/>
      <w:iCs/>
      <w:color w:val="A28E6A"/>
      <w:spacing w:val="10"/>
      <w:sz w:val="24"/>
      <w:szCs w:val="24"/>
    </w:rPr>
  </w:style>
  <w:style w:type="paragraph" w:styleId="8">
    <w:name w:val="כותרת 8"/>
    <w:basedOn w:val="a0"/>
    <w:next w:val="a0"/>
    <w:link w:val="80"/>
    <w:uiPriority w:val="9"/>
    <w:semiHidden/>
    <w:unhideWhenUsed/>
    <w:qFormat/>
    <w:rsid w:val="004C1852"/>
    <w:pPr>
      <w:spacing w:before="200" w:after="0"/>
      <w:outlineLvl w:val="7"/>
    </w:pPr>
    <w:rPr>
      <w:rFonts w:ascii="Franklin Gothic Book" w:hAnsi="Franklin Gothic Book" w:cs="Aharoni"/>
      <w:color w:val="D34817"/>
      <w:spacing w:val="10"/>
    </w:rPr>
  </w:style>
  <w:style w:type="paragraph" w:styleId="9">
    <w:name w:val="כותרת 9"/>
    <w:basedOn w:val="a0"/>
    <w:next w:val="a0"/>
    <w:link w:val="90"/>
    <w:uiPriority w:val="9"/>
    <w:semiHidden/>
    <w:unhideWhenUsed/>
    <w:qFormat/>
    <w:rsid w:val="004C1852"/>
    <w:pPr>
      <w:spacing w:before="200" w:after="0"/>
      <w:outlineLvl w:val="8"/>
    </w:pPr>
    <w:rPr>
      <w:rFonts w:ascii="Franklin Gothic Book" w:hAnsi="Franklin Gothic Book" w:cs="Aharoni"/>
      <w:i/>
      <w:iCs/>
      <w:color w:val="D34817"/>
      <w:spacing w:val="10"/>
    </w:rPr>
  </w:style>
  <w:style w:type="character" w:default="1" w:styleId="a1">
    <w:name w:val="גופן ברירת המחדל של פיסקה"/>
    <w:uiPriority w:val="1"/>
    <w:unhideWhenUsed/>
  </w:style>
  <w:style w:type="table" w:default="1" w:styleId="a2">
    <w:name w:val="טבלה רגילה"/>
    <w:uiPriority w:val="99"/>
    <w:semiHidden/>
    <w:unhideWhenUsed/>
    <w:tblPr>
      <w:tblInd w:w="0" w:type="dxa"/>
      <w:tblCellMar>
        <w:top w:w="0" w:type="dxa"/>
        <w:left w:w="108" w:type="dxa"/>
        <w:bottom w:w="0" w:type="dxa"/>
        <w:right w:w="108" w:type="dxa"/>
      </w:tblCellMar>
    </w:tblPr>
  </w:style>
  <w:style w:type="numbering" w:default="1" w:styleId="a3">
    <w:name w:val="ללא רשימה"/>
    <w:uiPriority w:val="99"/>
    <w:semiHidden/>
    <w:unhideWhenUsed/>
  </w:style>
  <w:style w:type="character" w:customStyle="1" w:styleId="10">
    <w:name w:val="כותרת 1 תו"/>
    <w:link w:val="1"/>
    <w:uiPriority w:val="9"/>
    <w:rsid w:val="004C1852"/>
    <w:rPr>
      <w:rFonts w:ascii="Franklin Gothic Book" w:hAnsi="Franklin Gothic Book" w:cs="Aharoni"/>
      <w:b/>
      <w:bCs/>
      <w:color w:val="D34817"/>
      <w:spacing w:val="20"/>
      <w:sz w:val="28"/>
      <w:szCs w:val="28"/>
    </w:rPr>
  </w:style>
  <w:style w:type="character" w:customStyle="1" w:styleId="21">
    <w:name w:val="כותרת 2 תו"/>
    <w:link w:val="20"/>
    <w:uiPriority w:val="9"/>
    <w:semiHidden/>
    <w:rsid w:val="004C1852"/>
    <w:rPr>
      <w:rFonts w:ascii="Franklin Gothic Book" w:hAnsi="Franklin Gothic Book" w:cs="Aharoni"/>
      <w:b/>
      <w:bCs/>
      <w:color w:val="D34817"/>
      <w:spacing w:val="20"/>
      <w:sz w:val="24"/>
      <w:szCs w:val="24"/>
    </w:rPr>
  </w:style>
  <w:style w:type="character" w:customStyle="1" w:styleId="31">
    <w:name w:val="כותרת 3 תו"/>
    <w:link w:val="30"/>
    <w:uiPriority w:val="9"/>
    <w:semiHidden/>
    <w:rsid w:val="004C1852"/>
    <w:rPr>
      <w:rFonts w:ascii="Franklin Gothic Book" w:hAnsi="Franklin Gothic Book" w:cs="Aharoni"/>
      <w:b/>
      <w:bCs/>
      <w:color w:val="D34817"/>
      <w:spacing w:val="20"/>
      <w:sz w:val="24"/>
      <w:szCs w:val="24"/>
    </w:rPr>
  </w:style>
  <w:style w:type="character" w:customStyle="1" w:styleId="41">
    <w:name w:val="כותרת 4 תו"/>
    <w:link w:val="40"/>
    <w:uiPriority w:val="9"/>
    <w:semiHidden/>
    <w:rsid w:val="004C1852"/>
    <w:rPr>
      <w:rFonts w:ascii="Franklin Gothic Book" w:hAnsi="Franklin Gothic Book" w:cs="Aharoni"/>
      <w:b/>
      <w:bCs/>
      <w:color w:val="A28E6A"/>
      <w:spacing w:val="20"/>
      <w:sz w:val="24"/>
      <w:szCs w:val="24"/>
    </w:rPr>
  </w:style>
  <w:style w:type="character" w:customStyle="1" w:styleId="51">
    <w:name w:val="כותרת 5 תו"/>
    <w:link w:val="50"/>
    <w:uiPriority w:val="9"/>
    <w:semiHidden/>
    <w:rsid w:val="004C1852"/>
    <w:rPr>
      <w:rFonts w:ascii="Franklin Gothic Book" w:hAnsi="Franklin Gothic Book" w:cs="Aharoni"/>
      <w:b/>
      <w:bCs/>
      <w:i/>
      <w:iCs/>
      <w:color w:val="A28E6A"/>
      <w:spacing w:val="20"/>
      <w:szCs w:val="26"/>
    </w:rPr>
  </w:style>
  <w:style w:type="character" w:customStyle="1" w:styleId="60">
    <w:name w:val="כותרת 6 תו"/>
    <w:link w:val="6"/>
    <w:uiPriority w:val="9"/>
    <w:semiHidden/>
    <w:rsid w:val="004C1852"/>
    <w:rPr>
      <w:rFonts w:ascii="Franklin Gothic Book" w:hAnsi="Franklin Gothic Book" w:cs="Aharoni"/>
      <w:color w:val="A28E6A"/>
      <w:spacing w:val="10"/>
      <w:sz w:val="24"/>
      <w:szCs w:val="24"/>
    </w:rPr>
  </w:style>
  <w:style w:type="character" w:customStyle="1" w:styleId="70">
    <w:name w:val="כותרת 7 תו"/>
    <w:link w:val="7"/>
    <w:uiPriority w:val="9"/>
    <w:semiHidden/>
    <w:rsid w:val="004C1852"/>
    <w:rPr>
      <w:rFonts w:ascii="Franklin Gothic Book" w:hAnsi="Franklin Gothic Book" w:cs="Aharoni"/>
      <w:i/>
      <w:iCs/>
      <w:color w:val="A28E6A"/>
      <w:spacing w:val="10"/>
      <w:sz w:val="24"/>
      <w:szCs w:val="24"/>
    </w:rPr>
  </w:style>
  <w:style w:type="character" w:customStyle="1" w:styleId="80">
    <w:name w:val="כותרת 8 תו"/>
    <w:link w:val="8"/>
    <w:uiPriority w:val="9"/>
    <w:semiHidden/>
    <w:rsid w:val="004C1852"/>
    <w:rPr>
      <w:rFonts w:ascii="Franklin Gothic Book" w:hAnsi="Franklin Gothic Book" w:cs="Aharoni"/>
      <w:color w:val="D34817"/>
      <w:spacing w:val="10"/>
      <w:szCs w:val="20"/>
    </w:rPr>
  </w:style>
  <w:style w:type="character" w:customStyle="1" w:styleId="90">
    <w:name w:val="כותרת 9 תו"/>
    <w:link w:val="9"/>
    <w:uiPriority w:val="9"/>
    <w:semiHidden/>
    <w:rsid w:val="004C1852"/>
    <w:rPr>
      <w:rFonts w:ascii="Franklin Gothic Book" w:hAnsi="Franklin Gothic Book" w:cs="Aharoni"/>
      <w:i/>
      <w:iCs/>
      <w:color w:val="D34817"/>
      <w:spacing w:val="10"/>
      <w:szCs w:val="20"/>
    </w:rPr>
  </w:style>
  <w:style w:type="paragraph" w:styleId="a4">
    <w:name w:val="כותרת טקסט"/>
    <w:basedOn w:val="a0"/>
    <w:link w:val="a5"/>
    <w:uiPriority w:val="10"/>
    <w:rsid w:val="004C1852"/>
    <w:pPr>
      <w:pBdr>
        <w:bottom w:val="single" w:sz="8" w:space="4" w:color="D34817"/>
      </w:pBdr>
      <w:spacing w:line="240" w:lineRule="auto"/>
      <w:contextualSpacing/>
      <w:jc w:val="center"/>
    </w:pPr>
    <w:rPr>
      <w:rFonts w:ascii="Franklin Gothic Book" w:hAnsi="Franklin Gothic Book" w:cs="Aharoni"/>
      <w:b/>
      <w:bCs/>
      <w:smallCaps/>
      <w:color w:val="D34817"/>
      <w:sz w:val="48"/>
      <w:szCs w:val="48"/>
    </w:rPr>
  </w:style>
  <w:style w:type="character" w:customStyle="1" w:styleId="a5">
    <w:name w:val="כותרת טקסט תו"/>
    <w:link w:val="a4"/>
    <w:uiPriority w:val="10"/>
    <w:rsid w:val="004C1852"/>
    <w:rPr>
      <w:rFonts w:ascii="Franklin Gothic Book" w:hAnsi="Franklin Gothic Book" w:cs="Aharoni"/>
      <w:b/>
      <w:bCs/>
      <w:smallCaps/>
      <w:color w:val="D34817"/>
      <w:sz w:val="48"/>
      <w:szCs w:val="48"/>
    </w:rPr>
  </w:style>
  <w:style w:type="paragraph" w:styleId="a6">
    <w:name w:val="כותרת משנה"/>
    <w:basedOn w:val="a0"/>
    <w:link w:val="a7"/>
    <w:uiPriority w:val="11"/>
    <w:rsid w:val="004C1852"/>
    <w:pPr>
      <w:spacing w:after="480" w:line="240" w:lineRule="auto"/>
      <w:jc w:val="center"/>
    </w:pPr>
    <w:rPr>
      <w:rFonts w:ascii="Franklin Gothic Book" w:hAnsi="Franklin Gothic Book" w:cs="Aharoni"/>
      <w:sz w:val="28"/>
      <w:szCs w:val="28"/>
    </w:rPr>
  </w:style>
  <w:style w:type="character" w:customStyle="1" w:styleId="a7">
    <w:name w:val="כותרת משנה תו"/>
    <w:link w:val="a6"/>
    <w:uiPriority w:val="11"/>
    <w:rsid w:val="004C1852"/>
    <w:rPr>
      <w:rFonts w:ascii="Franklin Gothic Book" w:hAnsi="Franklin Gothic Book" w:cs="Aharoni"/>
      <w:sz w:val="28"/>
      <w:szCs w:val="28"/>
    </w:rPr>
  </w:style>
  <w:style w:type="character" w:styleId="a8">
    <w:name w:val="חזק"/>
    <w:uiPriority w:val="22"/>
    <w:qFormat/>
    <w:rsid w:val="004C1852"/>
    <w:rPr>
      <w:rFonts w:ascii="Perpetua" w:hAnsi="Perpetua" w:cs="Aharoni"/>
      <w:b/>
      <w:bCs/>
      <w:color w:val="9B2D1F"/>
    </w:rPr>
  </w:style>
  <w:style w:type="character" w:styleId="a9">
    <w:name w:val="הדגשה"/>
    <w:uiPriority w:val="20"/>
    <w:qFormat/>
    <w:rsid w:val="004C1852"/>
    <w:rPr>
      <w:b/>
      <w:bCs/>
      <w:i/>
      <w:iCs/>
      <w:color w:val="000000"/>
      <w:spacing w:val="2"/>
      <w:w w:val="100"/>
    </w:rPr>
  </w:style>
  <w:style w:type="paragraph" w:customStyle="1" w:styleId="11">
    <w:name w:val="הפניה חזקה1"/>
    <w:basedOn w:val="a0"/>
    <w:link w:val="aa"/>
    <w:uiPriority w:val="32"/>
    <w:qFormat/>
    <w:rsid w:val="004C1852"/>
    <w:rPr>
      <w:b/>
      <w:bCs/>
      <w:color w:val="D34817"/>
      <w:u w:val="single"/>
    </w:rPr>
  </w:style>
  <w:style w:type="character" w:customStyle="1" w:styleId="aa">
    <w:name w:val="תו הפניה חזקה"/>
    <w:link w:val="11"/>
    <w:uiPriority w:val="32"/>
    <w:rsid w:val="004C1852"/>
    <w:rPr>
      <w:rFonts w:cs="Times New Roman"/>
      <w:b/>
      <w:bCs/>
      <w:color w:val="D34817"/>
      <w:szCs w:val="20"/>
      <w:u w:val="single"/>
    </w:rPr>
  </w:style>
  <w:style w:type="paragraph" w:customStyle="1" w:styleId="12">
    <w:name w:val="הפניה עדינה1"/>
    <w:basedOn w:val="a0"/>
    <w:link w:val="ab"/>
    <w:uiPriority w:val="31"/>
    <w:qFormat/>
    <w:rsid w:val="004C1852"/>
    <w:rPr>
      <w:u w:val="single"/>
    </w:rPr>
  </w:style>
  <w:style w:type="character" w:customStyle="1" w:styleId="ab">
    <w:name w:val="תו הפניה עדינה"/>
    <w:link w:val="12"/>
    <w:uiPriority w:val="31"/>
    <w:rsid w:val="004C1852"/>
    <w:rPr>
      <w:rFonts w:cs="Times New Roman"/>
      <w:color w:val="000000"/>
      <w:szCs w:val="20"/>
      <w:u w:val="single"/>
    </w:rPr>
  </w:style>
  <w:style w:type="paragraph" w:customStyle="1" w:styleId="13">
    <w:name w:val="כותרת ספר1"/>
    <w:basedOn w:val="a0"/>
    <w:link w:val="ac"/>
    <w:uiPriority w:val="33"/>
    <w:semiHidden/>
    <w:unhideWhenUsed/>
    <w:qFormat/>
    <w:rsid w:val="004C1852"/>
    <w:rPr>
      <w:rFonts w:ascii="Franklin Gothic Book" w:hAnsi="Franklin Gothic Book" w:cs="Aharoni"/>
      <w:b/>
      <w:bCs/>
      <w:i/>
      <w:iCs/>
      <w:color w:val="855D5D"/>
    </w:rPr>
  </w:style>
  <w:style w:type="character" w:customStyle="1" w:styleId="ac">
    <w:name w:val="תו כותרת ספר"/>
    <w:link w:val="13"/>
    <w:uiPriority w:val="33"/>
    <w:semiHidden/>
    <w:rsid w:val="004C1852"/>
    <w:rPr>
      <w:rFonts w:ascii="Franklin Gothic Book" w:hAnsi="Franklin Gothic Book" w:cs="Aharoni"/>
      <w:b/>
      <w:bCs/>
      <w:i/>
      <w:iCs/>
      <w:color w:val="855D5D"/>
      <w:szCs w:val="20"/>
    </w:rPr>
  </w:style>
  <w:style w:type="paragraph" w:customStyle="1" w:styleId="14">
    <w:name w:val="הדגשה חזקה1"/>
    <w:basedOn w:val="a0"/>
    <w:link w:val="ad"/>
    <w:uiPriority w:val="21"/>
    <w:qFormat/>
    <w:rsid w:val="004C1852"/>
    <w:rPr>
      <w:b/>
      <w:bCs/>
      <w:i/>
      <w:iCs/>
      <w:color w:val="A28E6A"/>
    </w:rPr>
  </w:style>
  <w:style w:type="character" w:customStyle="1" w:styleId="ad">
    <w:name w:val="תו הדגשה חזקה"/>
    <w:link w:val="14"/>
    <w:uiPriority w:val="21"/>
    <w:rsid w:val="004C1852"/>
    <w:rPr>
      <w:rFonts w:cs="Times New Roman"/>
      <w:b/>
      <w:bCs/>
      <w:i/>
      <w:iCs/>
      <w:color w:val="A28E6A"/>
      <w:szCs w:val="20"/>
    </w:rPr>
  </w:style>
  <w:style w:type="paragraph" w:customStyle="1" w:styleId="15">
    <w:name w:val="הדגשה עדינה1"/>
    <w:basedOn w:val="a0"/>
    <w:link w:val="ae"/>
    <w:uiPriority w:val="19"/>
    <w:qFormat/>
    <w:rsid w:val="004C1852"/>
    <w:rPr>
      <w:i/>
      <w:iCs/>
    </w:rPr>
  </w:style>
  <w:style w:type="character" w:customStyle="1" w:styleId="ae">
    <w:name w:val="תו הדגשה עדינה"/>
    <w:link w:val="15"/>
    <w:uiPriority w:val="19"/>
    <w:rsid w:val="004C1852"/>
    <w:rPr>
      <w:rFonts w:cs="Times New Roman"/>
      <w:i/>
      <w:iCs/>
      <w:color w:val="000000"/>
      <w:szCs w:val="20"/>
    </w:rPr>
  </w:style>
  <w:style w:type="paragraph" w:styleId="af">
    <w:name w:val="ציטוט"/>
    <w:basedOn w:val="a0"/>
    <w:link w:val="af0"/>
    <w:uiPriority w:val="29"/>
    <w:qFormat/>
    <w:rsid w:val="004C1852"/>
    <w:rPr>
      <w:i/>
      <w:iCs/>
      <w:color w:val="FFFFFF"/>
      <w:sz w:val="24"/>
      <w:szCs w:val="24"/>
    </w:rPr>
  </w:style>
  <w:style w:type="character" w:customStyle="1" w:styleId="af0">
    <w:name w:val="ציטוט תו"/>
    <w:link w:val="af"/>
    <w:uiPriority w:val="29"/>
    <w:rsid w:val="004C1852"/>
    <w:rPr>
      <w:rFonts w:cs="Times New Roman"/>
      <w:i/>
      <w:iCs/>
      <w:color w:val="FFFFFF"/>
      <w:sz w:val="24"/>
      <w:szCs w:val="24"/>
    </w:rPr>
  </w:style>
  <w:style w:type="paragraph" w:styleId="af1">
    <w:name w:val="ציטוט חזק"/>
    <w:basedOn w:val="a0"/>
    <w:uiPriority w:val="30"/>
    <w:qFormat/>
    <w:rsid w:val="004C1852"/>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cs="Aharoni"/>
      <w:i/>
      <w:iCs/>
      <w:color w:val="FFFFFF"/>
      <w:sz w:val="32"/>
      <w:szCs w:val="32"/>
    </w:rPr>
  </w:style>
  <w:style w:type="table" w:styleId="af2">
    <w:name w:val="טבלת רשת"/>
    <w:basedOn w:val="a2"/>
    <w:uiPriority w:val="1"/>
    <w:qFormat/>
    <w:rsid w:val="004C18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3">
    <w:name w:val="כותרת עליונה"/>
    <w:basedOn w:val="a0"/>
    <w:link w:val="af4"/>
    <w:uiPriority w:val="99"/>
    <w:unhideWhenUsed/>
    <w:rsid w:val="004C1852"/>
    <w:pPr>
      <w:tabs>
        <w:tab w:val="center" w:pos="4320"/>
        <w:tab w:val="right" w:pos="8640"/>
      </w:tabs>
    </w:pPr>
  </w:style>
  <w:style w:type="character" w:customStyle="1" w:styleId="af4">
    <w:name w:val="כותרת עליונה תו"/>
    <w:link w:val="af3"/>
    <w:uiPriority w:val="99"/>
    <w:rsid w:val="004C1852"/>
    <w:rPr>
      <w:rFonts w:cs="Times New Roman"/>
      <w:color w:val="000000"/>
      <w:szCs w:val="20"/>
    </w:rPr>
  </w:style>
  <w:style w:type="paragraph" w:styleId="af5">
    <w:name w:val="כותרת תחתונה"/>
    <w:basedOn w:val="a0"/>
    <w:link w:val="af6"/>
    <w:uiPriority w:val="99"/>
    <w:unhideWhenUsed/>
    <w:rsid w:val="004C1852"/>
    <w:pPr>
      <w:tabs>
        <w:tab w:val="center" w:pos="4320"/>
        <w:tab w:val="right" w:pos="8640"/>
      </w:tabs>
    </w:pPr>
  </w:style>
  <w:style w:type="character" w:customStyle="1" w:styleId="af6">
    <w:name w:val="כותרת תחתונה תו"/>
    <w:link w:val="af5"/>
    <w:uiPriority w:val="99"/>
    <w:rsid w:val="004C1852"/>
    <w:rPr>
      <w:rFonts w:cs="Times New Roman"/>
      <w:color w:val="000000"/>
      <w:szCs w:val="20"/>
    </w:rPr>
  </w:style>
  <w:style w:type="paragraph" w:styleId="af7">
    <w:name w:val="טקסט בלונים"/>
    <w:basedOn w:val="a0"/>
    <w:link w:val="af8"/>
    <w:uiPriority w:val="99"/>
    <w:semiHidden/>
    <w:unhideWhenUsed/>
    <w:rsid w:val="004C1852"/>
    <w:rPr>
      <w:rFonts w:ascii="Tahoma" w:hAnsi="Tahoma" w:cs="Tahoma"/>
      <w:sz w:val="16"/>
      <w:szCs w:val="16"/>
    </w:rPr>
  </w:style>
  <w:style w:type="character" w:customStyle="1" w:styleId="af8">
    <w:name w:val="טקסט בלונים תו"/>
    <w:link w:val="af7"/>
    <w:uiPriority w:val="99"/>
    <w:semiHidden/>
    <w:rsid w:val="004C1852"/>
    <w:rPr>
      <w:rFonts w:ascii="Tahoma" w:hAnsi="Tahoma" w:cs="Tahoma"/>
      <w:color w:val="000000"/>
      <w:sz w:val="16"/>
      <w:szCs w:val="16"/>
    </w:rPr>
  </w:style>
  <w:style w:type="paragraph" w:styleId="af9">
    <w:name w:val="כיתוב"/>
    <w:basedOn w:val="a0"/>
    <w:next w:val="a0"/>
    <w:uiPriority w:val="35"/>
    <w:unhideWhenUsed/>
    <w:rsid w:val="004C1852"/>
    <w:pPr>
      <w:spacing w:after="0" w:line="240" w:lineRule="auto"/>
    </w:pPr>
    <w:rPr>
      <w:bCs/>
      <w:smallCaps/>
      <w:color w:val="9B2D1F"/>
      <w:spacing w:val="10"/>
      <w:sz w:val="18"/>
      <w:szCs w:val="18"/>
    </w:rPr>
  </w:style>
  <w:style w:type="paragraph" w:styleId="afa">
    <w:name w:val="ללא מרווח"/>
    <w:basedOn w:val="a0"/>
    <w:uiPriority w:val="1"/>
    <w:qFormat/>
    <w:rsid w:val="004C1852"/>
    <w:pPr>
      <w:spacing w:after="0" w:line="240" w:lineRule="auto"/>
    </w:pPr>
  </w:style>
  <w:style w:type="paragraph" w:styleId="afb">
    <w:name w:val="טקסט בלוק"/>
    <w:aliases w:val="בלוק ציטוט"/>
    <w:uiPriority w:val="40"/>
    <w:rsid w:val="004C1852"/>
    <w:pPr>
      <w:pBdr>
        <w:top w:val="single" w:sz="2" w:space="10" w:color="EE8C69"/>
        <w:bottom w:val="single" w:sz="24" w:space="10" w:color="EE8C69"/>
      </w:pBdr>
      <w:bidi/>
      <w:spacing w:after="280"/>
      <w:ind w:left="1440" w:right="1440"/>
      <w:jc w:val="both"/>
    </w:pPr>
    <w:rPr>
      <w:rFonts w:eastAsia="Times New Roman" w:cs="Times New Roman"/>
      <w:color w:val="FFFFFF"/>
      <w:sz w:val="28"/>
      <w:szCs w:val="28"/>
      <w:lang w:eastAsia="zh-CN" w:bidi="th-TH"/>
    </w:rPr>
  </w:style>
  <w:style w:type="paragraph" w:styleId="a">
    <w:name w:val="רשימה מתובלטת"/>
    <w:basedOn w:val="a0"/>
    <w:uiPriority w:val="36"/>
    <w:unhideWhenUsed/>
    <w:qFormat/>
    <w:rsid w:val="004C1852"/>
    <w:pPr>
      <w:numPr>
        <w:numId w:val="21"/>
      </w:numPr>
      <w:spacing w:after="0"/>
      <w:contextualSpacing/>
    </w:pPr>
  </w:style>
  <w:style w:type="paragraph" w:styleId="2">
    <w:name w:val="רשימה מתובלטת 2"/>
    <w:basedOn w:val="a0"/>
    <w:uiPriority w:val="36"/>
    <w:unhideWhenUsed/>
    <w:qFormat/>
    <w:rsid w:val="004C1852"/>
    <w:pPr>
      <w:numPr>
        <w:numId w:val="22"/>
      </w:numPr>
      <w:spacing w:after="0"/>
    </w:pPr>
  </w:style>
  <w:style w:type="paragraph" w:styleId="3">
    <w:name w:val="רשימה מתובלטת 3"/>
    <w:basedOn w:val="a0"/>
    <w:uiPriority w:val="36"/>
    <w:unhideWhenUsed/>
    <w:qFormat/>
    <w:rsid w:val="004C1852"/>
    <w:pPr>
      <w:numPr>
        <w:numId w:val="23"/>
      </w:numPr>
      <w:spacing w:after="0"/>
    </w:pPr>
  </w:style>
  <w:style w:type="paragraph" w:styleId="4">
    <w:name w:val="רשימה מתובלטת 4"/>
    <w:basedOn w:val="a0"/>
    <w:uiPriority w:val="36"/>
    <w:unhideWhenUsed/>
    <w:qFormat/>
    <w:rsid w:val="004C1852"/>
    <w:pPr>
      <w:numPr>
        <w:numId w:val="24"/>
      </w:numPr>
      <w:spacing w:after="0"/>
    </w:pPr>
  </w:style>
  <w:style w:type="paragraph" w:styleId="5">
    <w:name w:val="רשימה מתובלטת 5"/>
    <w:basedOn w:val="a0"/>
    <w:uiPriority w:val="36"/>
    <w:unhideWhenUsed/>
    <w:qFormat/>
    <w:rsid w:val="004C1852"/>
    <w:pPr>
      <w:numPr>
        <w:numId w:val="25"/>
      </w:numPr>
      <w:spacing w:after="0"/>
    </w:pPr>
  </w:style>
  <w:style w:type="paragraph" w:styleId="TOC1">
    <w:name w:val="toc 1"/>
    <w:basedOn w:val="a0"/>
    <w:next w:val="a0"/>
    <w:autoRedefine/>
    <w:uiPriority w:val="99"/>
    <w:semiHidden/>
    <w:unhideWhenUsed/>
    <w:qFormat/>
    <w:rsid w:val="004C1852"/>
    <w:pPr>
      <w:tabs>
        <w:tab w:val="right" w:leader="dot" w:pos="8630"/>
      </w:tabs>
      <w:spacing w:after="40" w:line="240" w:lineRule="auto"/>
    </w:pPr>
    <w:rPr>
      <w:smallCaps/>
      <w:color w:val="9B2D1F"/>
    </w:rPr>
  </w:style>
  <w:style w:type="paragraph" w:styleId="TOC2">
    <w:name w:val="toc 2"/>
    <w:basedOn w:val="a0"/>
    <w:next w:val="a0"/>
    <w:autoRedefine/>
    <w:uiPriority w:val="99"/>
    <w:semiHidden/>
    <w:unhideWhenUsed/>
    <w:qFormat/>
    <w:rsid w:val="004C1852"/>
    <w:pPr>
      <w:tabs>
        <w:tab w:val="right" w:leader="dot" w:pos="8630"/>
      </w:tabs>
      <w:spacing w:after="40" w:line="240" w:lineRule="auto"/>
      <w:ind w:left="216"/>
    </w:pPr>
    <w:rPr>
      <w:smallCaps/>
    </w:rPr>
  </w:style>
  <w:style w:type="paragraph" w:styleId="TOC3">
    <w:name w:val="toc 3"/>
    <w:basedOn w:val="a0"/>
    <w:next w:val="a0"/>
    <w:autoRedefine/>
    <w:uiPriority w:val="99"/>
    <w:semiHidden/>
    <w:unhideWhenUsed/>
    <w:qFormat/>
    <w:rsid w:val="004C1852"/>
    <w:pPr>
      <w:tabs>
        <w:tab w:val="right" w:leader="dot" w:pos="8630"/>
      </w:tabs>
      <w:spacing w:after="40" w:line="240" w:lineRule="auto"/>
      <w:ind w:left="446"/>
    </w:pPr>
    <w:rPr>
      <w:smallCaps/>
    </w:rPr>
  </w:style>
  <w:style w:type="paragraph" w:styleId="TOC4">
    <w:name w:val="toc 4"/>
    <w:basedOn w:val="a0"/>
    <w:next w:val="a0"/>
    <w:autoRedefine/>
    <w:uiPriority w:val="99"/>
    <w:semiHidden/>
    <w:unhideWhenUsed/>
    <w:qFormat/>
    <w:rsid w:val="004C1852"/>
    <w:pPr>
      <w:tabs>
        <w:tab w:val="right" w:leader="dot" w:pos="8630"/>
      </w:tabs>
      <w:spacing w:after="40" w:line="240" w:lineRule="auto"/>
      <w:ind w:left="662"/>
    </w:pPr>
    <w:rPr>
      <w:smallCaps/>
    </w:rPr>
  </w:style>
  <w:style w:type="paragraph" w:styleId="TOC5">
    <w:name w:val="toc 5"/>
    <w:basedOn w:val="a0"/>
    <w:next w:val="a0"/>
    <w:autoRedefine/>
    <w:uiPriority w:val="99"/>
    <w:semiHidden/>
    <w:unhideWhenUsed/>
    <w:qFormat/>
    <w:rsid w:val="004C1852"/>
    <w:pPr>
      <w:tabs>
        <w:tab w:val="right" w:leader="dot" w:pos="8630"/>
      </w:tabs>
      <w:spacing w:after="40" w:line="240" w:lineRule="auto"/>
      <w:ind w:left="878"/>
    </w:pPr>
    <w:rPr>
      <w:smallCaps/>
    </w:rPr>
  </w:style>
  <w:style w:type="paragraph" w:styleId="TOC6">
    <w:name w:val="toc 6"/>
    <w:basedOn w:val="a0"/>
    <w:next w:val="a0"/>
    <w:autoRedefine/>
    <w:uiPriority w:val="99"/>
    <w:semiHidden/>
    <w:unhideWhenUsed/>
    <w:qFormat/>
    <w:rsid w:val="004C1852"/>
    <w:pPr>
      <w:tabs>
        <w:tab w:val="right" w:leader="dot" w:pos="8630"/>
      </w:tabs>
      <w:spacing w:after="40" w:line="240" w:lineRule="auto"/>
      <w:ind w:left="1094"/>
    </w:pPr>
    <w:rPr>
      <w:smallCaps/>
    </w:rPr>
  </w:style>
  <w:style w:type="paragraph" w:styleId="TOC7">
    <w:name w:val="toc 7"/>
    <w:basedOn w:val="a0"/>
    <w:next w:val="a0"/>
    <w:autoRedefine/>
    <w:uiPriority w:val="99"/>
    <w:semiHidden/>
    <w:unhideWhenUsed/>
    <w:qFormat/>
    <w:rsid w:val="004C1852"/>
    <w:pPr>
      <w:tabs>
        <w:tab w:val="right" w:leader="dot" w:pos="8630"/>
      </w:tabs>
      <w:spacing w:after="40" w:line="240" w:lineRule="auto"/>
      <w:ind w:left="1325"/>
    </w:pPr>
    <w:rPr>
      <w:smallCaps/>
    </w:rPr>
  </w:style>
  <w:style w:type="paragraph" w:styleId="TOC8">
    <w:name w:val="toc 8"/>
    <w:basedOn w:val="a0"/>
    <w:next w:val="a0"/>
    <w:autoRedefine/>
    <w:uiPriority w:val="99"/>
    <w:semiHidden/>
    <w:unhideWhenUsed/>
    <w:qFormat/>
    <w:rsid w:val="004C1852"/>
    <w:pPr>
      <w:tabs>
        <w:tab w:val="right" w:leader="dot" w:pos="8630"/>
      </w:tabs>
      <w:spacing w:after="40" w:line="240" w:lineRule="auto"/>
      <w:ind w:left="1540"/>
    </w:pPr>
    <w:rPr>
      <w:smallCaps/>
    </w:rPr>
  </w:style>
  <w:style w:type="paragraph" w:styleId="TOC9">
    <w:name w:val="toc 9"/>
    <w:basedOn w:val="a0"/>
    <w:next w:val="a0"/>
    <w:autoRedefine/>
    <w:uiPriority w:val="99"/>
    <w:semiHidden/>
    <w:unhideWhenUsed/>
    <w:qFormat/>
    <w:rsid w:val="004C1852"/>
    <w:pPr>
      <w:tabs>
        <w:tab w:val="right" w:leader="dot" w:pos="8630"/>
      </w:tabs>
      <w:spacing w:after="40" w:line="240" w:lineRule="auto"/>
      <w:ind w:left="1760"/>
    </w:pPr>
    <w:rPr>
      <w:smallCaps/>
    </w:rPr>
  </w:style>
  <w:style w:type="character" w:styleId="Hyperlink">
    <w:name w:val="Hyperlink"/>
    <w:uiPriority w:val="99"/>
    <w:unhideWhenUsed/>
    <w:rsid w:val="004C1852"/>
    <w:rPr>
      <w:color w:val="CC9900"/>
      <w:u w:val="single"/>
    </w:rPr>
  </w:style>
  <w:style w:type="paragraph" w:customStyle="1" w:styleId="afc">
    <w:name w:val="שם אישי"/>
    <w:basedOn w:val="a0"/>
    <w:qFormat/>
    <w:rsid w:val="004C1852"/>
    <w:pPr>
      <w:spacing w:after="0"/>
    </w:pPr>
    <w:rPr>
      <w:rFonts w:ascii="Franklin Gothic Book" w:hAnsi="Franklin Gothic Book" w:cs="Aharoni"/>
      <w:b/>
      <w:bCs/>
      <w:color w:val="D34817"/>
      <w:sz w:val="48"/>
      <w:szCs w:val="48"/>
    </w:rPr>
  </w:style>
  <w:style w:type="character" w:styleId="afd">
    <w:name w:val="כותר הספר"/>
    <w:uiPriority w:val="33"/>
    <w:qFormat/>
    <w:rsid w:val="004C1852"/>
    <w:rPr>
      <w:rFonts w:ascii="Franklin Gothic Book" w:hAnsi="Franklin Gothic Book" w:cs="Aharoni"/>
      <w:i/>
      <w:iCs/>
      <w:color w:val="855D5D"/>
      <w:sz w:val="20"/>
      <w:szCs w:val="20"/>
    </w:rPr>
  </w:style>
  <w:style w:type="character" w:styleId="afe">
    <w:name w:val="הדגשה חזקה"/>
    <w:uiPriority w:val="21"/>
    <w:qFormat/>
    <w:rsid w:val="004C1852"/>
    <w:rPr>
      <w:rFonts w:ascii="Perpetua" w:hAnsi="Perpetua" w:cs="Aharoni"/>
      <w:b/>
      <w:bCs/>
      <w:i/>
      <w:iCs/>
      <w:smallCaps/>
      <w:color w:val="9B2D1F"/>
      <w:spacing w:val="2"/>
      <w:w w:val="100"/>
      <w:sz w:val="20"/>
      <w:szCs w:val="20"/>
    </w:rPr>
  </w:style>
  <w:style w:type="character" w:styleId="aff">
    <w:name w:val="הפניה חזקה"/>
    <w:uiPriority w:val="32"/>
    <w:qFormat/>
    <w:rsid w:val="004C1852"/>
    <w:rPr>
      <w:rFonts w:cs="Times New Roman"/>
      <w:b/>
      <w:bCs/>
      <w:color w:val="D34817"/>
      <w:sz w:val="22"/>
      <w:szCs w:val="22"/>
      <w:u w:val="single"/>
    </w:rPr>
  </w:style>
  <w:style w:type="character" w:styleId="aff0">
    <w:name w:val="הדגשה עדינה"/>
    <w:uiPriority w:val="19"/>
    <w:qFormat/>
    <w:rsid w:val="004C1852"/>
    <w:rPr>
      <w:rFonts w:ascii="Perpetua" w:hAnsi="Perpetua" w:cs="Aharoni"/>
      <w:i/>
      <w:iCs/>
      <w:color w:val="000000"/>
      <w:spacing w:val="2"/>
      <w:w w:val="100"/>
      <w:kern w:val="0"/>
      <w:sz w:val="22"/>
      <w:szCs w:val="22"/>
    </w:rPr>
  </w:style>
  <w:style w:type="character" w:styleId="aff1">
    <w:name w:val="הפניה עדינה"/>
    <w:uiPriority w:val="31"/>
    <w:qFormat/>
    <w:rsid w:val="004C1852"/>
    <w:rPr>
      <w:rFonts w:cs="Times New Roman"/>
      <w:color w:val="000000"/>
      <w:sz w:val="22"/>
      <w:szCs w:val="22"/>
      <w:u w:val="single"/>
    </w:rPr>
  </w:style>
  <w:style w:type="character" w:styleId="aff2">
    <w:name w:val="טקסט מציין מיקום"/>
    <w:uiPriority w:val="99"/>
    <w:rsid w:val="004C1852"/>
    <w:rPr>
      <w:color w:val="808080"/>
    </w:rPr>
  </w:style>
  <w:style w:type="paragraph" w:customStyle="1" w:styleId="aff3">
    <w:name w:val="סעיף משנה"/>
    <w:basedOn w:val="a0"/>
    <w:next w:val="a0"/>
    <w:qFormat/>
    <w:rsid w:val="004C1852"/>
    <w:pPr>
      <w:spacing w:after="0" w:line="240" w:lineRule="auto"/>
      <w:outlineLvl w:val="0"/>
    </w:pPr>
    <w:rPr>
      <w:rFonts w:ascii="Franklin Gothic Book" w:hAnsi="Franklin Gothic Book" w:cs="Aharoni"/>
      <w:b/>
      <w:bCs/>
      <w:color w:val="D34817"/>
      <w:spacing w:val="20"/>
      <w:sz w:val="24"/>
      <w:szCs w:val="24"/>
    </w:rPr>
  </w:style>
  <w:style w:type="paragraph" w:customStyle="1" w:styleId="aff4">
    <w:name w:val="טקסט סעיף משנה"/>
    <w:basedOn w:val="a0"/>
    <w:qFormat/>
    <w:rsid w:val="004C1852"/>
    <w:pPr>
      <w:spacing w:before="120"/>
      <w:contextualSpacing/>
    </w:pPr>
  </w:style>
  <w:style w:type="paragraph" w:customStyle="1" w:styleId="aff5">
    <w:name w:val="תאריך של סעיף משנה"/>
    <w:basedOn w:val="a0"/>
    <w:next w:val="a0"/>
    <w:qFormat/>
    <w:rsid w:val="004C1852"/>
    <w:pPr>
      <w:spacing w:after="0" w:line="240" w:lineRule="auto"/>
      <w:outlineLvl w:val="0"/>
    </w:pPr>
    <w:rPr>
      <w:rFonts w:ascii="Franklin Gothic Book" w:hAnsi="Franklin Gothic Book" w:cs="Aharoni"/>
      <w:color w:val="696464"/>
      <w:spacing w:val="20"/>
      <w:sz w:val="24"/>
      <w:szCs w:val="24"/>
    </w:rPr>
  </w:style>
  <w:style w:type="paragraph" w:customStyle="1" w:styleId="aff6">
    <w:name w:val="סעיף"/>
    <w:basedOn w:val="a0"/>
    <w:next w:val="a0"/>
    <w:qFormat/>
    <w:rsid w:val="004C1852"/>
    <w:pPr>
      <w:spacing w:before="320" w:after="40" w:line="240" w:lineRule="auto"/>
    </w:pPr>
    <w:rPr>
      <w:rFonts w:ascii="Franklin Gothic Book" w:hAnsi="Franklin Gothic Book" w:cs="Aharoni"/>
      <w:b/>
      <w:bCs/>
      <w:color w:val="9B2D1F"/>
      <w:sz w:val="28"/>
      <w:szCs w:val="28"/>
    </w:rPr>
  </w:style>
  <w:style w:type="paragraph" w:customStyle="1" w:styleId="aff7">
    <w:name w:val="טקסט אפור"/>
    <w:basedOn w:val="afa"/>
    <w:unhideWhenUsed/>
    <w:qFormat/>
    <w:rsid w:val="004C1852"/>
    <w:rPr>
      <w:rFonts w:ascii="Franklin Gothic Book" w:hAnsi="Franklin Gothic Book" w:cs="Aharoni"/>
      <w:sz w:val="20"/>
    </w:rPr>
  </w:style>
  <w:style w:type="character" w:customStyle="1" w:styleId="aff8">
    <w:name w:val="תו תאריך של סעיף משנה"/>
    <w:basedOn w:val="a1"/>
    <w:uiPriority w:val="99"/>
    <w:unhideWhenUsed/>
    <w:rsid w:val="004C1852"/>
  </w:style>
  <w:style w:type="paragraph" w:styleId="aff9">
    <w:name w:val="מהדורה"/>
    <w:hidden/>
    <w:uiPriority w:val="99"/>
    <w:semiHidden/>
    <w:rsid w:val="00672C18"/>
    <w:rPr>
      <w:rFonts w:cs="Angsana New"/>
      <w:color w:val="000000"/>
      <w:sz w:val="22"/>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584306">
      <w:bodyDiv w:val="1"/>
      <w:marLeft w:val="0"/>
      <w:marRight w:val="0"/>
      <w:marTop w:val="0"/>
      <w:marBottom w:val="0"/>
      <w:divBdr>
        <w:top w:val="none" w:sz="0" w:space="0" w:color="auto"/>
        <w:left w:val="none" w:sz="0" w:space="0" w:color="auto"/>
        <w:bottom w:val="none" w:sz="0" w:space="0" w:color="auto"/>
        <w:right w:val="none" w:sz="0" w:space="0" w:color="auto"/>
      </w:divBdr>
    </w:div>
    <w:div w:id="475530867">
      <w:bodyDiv w:val="1"/>
      <w:marLeft w:val="0"/>
      <w:marRight w:val="0"/>
      <w:marTop w:val="0"/>
      <w:marBottom w:val="0"/>
      <w:divBdr>
        <w:top w:val="none" w:sz="0" w:space="0" w:color="auto"/>
        <w:left w:val="none" w:sz="0" w:space="0" w:color="auto"/>
        <w:bottom w:val="none" w:sz="0" w:space="0" w:color="auto"/>
        <w:right w:val="none" w:sz="0" w:space="0" w:color="auto"/>
      </w:divBdr>
    </w:div>
    <w:div w:id="1074744357">
      <w:bodyDiv w:val="1"/>
      <w:marLeft w:val="0"/>
      <w:marRight w:val="0"/>
      <w:marTop w:val="0"/>
      <w:marBottom w:val="0"/>
      <w:divBdr>
        <w:top w:val="none" w:sz="0" w:space="0" w:color="auto"/>
        <w:left w:val="none" w:sz="0" w:space="0" w:color="auto"/>
        <w:bottom w:val="none" w:sz="0" w:space="0" w:color="auto"/>
        <w:right w:val="none" w:sz="0" w:space="0" w:color="auto"/>
      </w:divBdr>
    </w:div>
    <w:div w:id="1376277444">
      <w:bodyDiv w:val="1"/>
      <w:marLeft w:val="0"/>
      <w:marRight w:val="0"/>
      <w:marTop w:val="0"/>
      <w:marBottom w:val="0"/>
      <w:divBdr>
        <w:top w:val="none" w:sz="0" w:space="0" w:color="auto"/>
        <w:left w:val="none" w:sz="0" w:space="0" w:color="auto"/>
        <w:bottom w:val="none" w:sz="0" w:space="0" w:color="auto"/>
        <w:right w:val="none" w:sz="0" w:space="0" w:color="auto"/>
      </w:divBdr>
    </w:div>
    <w:div w:id="1767388503">
      <w:bodyDiv w:val="1"/>
      <w:marLeft w:val="0"/>
      <w:marRight w:val="0"/>
      <w:marTop w:val="0"/>
      <w:marBottom w:val="0"/>
      <w:divBdr>
        <w:top w:val="none" w:sz="0" w:space="0" w:color="auto"/>
        <w:left w:val="none" w:sz="0" w:space="0" w:color="auto"/>
        <w:bottom w:val="none" w:sz="0" w:space="0" w:color="auto"/>
        <w:right w:val="none" w:sz="0" w:space="0" w:color="auto"/>
      </w:divBdr>
    </w:div>
    <w:div w:id="1859932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dar@smile.net.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dar@smile.net.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Q4ZWUX" Type="http://schemas.openxmlformats.org/officeDocument/2006/relationships/image" Target="media/37AZ2U.jpg"/></Relationships>
</file>

<file path=word/_rels/header1.xml.rels><?xml version="1.0" encoding="UTF-8" standalone="yes"?>
<Relationships xmlns="http://schemas.openxmlformats.org/package/2006/relationships"></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AppData\Roaming\Microsoft\Templates\Equity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EquityResume.dotx</Template>
  <TotalTime>29</TotalTime>
  <Pages>1</Pages>
  <Words>1110</Words>
  <Characters>6329</Characters>
  <Application>Microsoft Office Word</Application>
  <DocSecurity>4</DocSecurity>
  <Lines>52</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[Enter Document Title]</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 אדר</dc:creator>
  <cp:keywords/>
  <cp:lastModifiedBy>אבי אדר</cp:lastModifiedBy>
  <cp:revision>7</cp:revision>
  <cp:lastPrinted>2023-06-18T19:41:00Z</cp:lastPrinted>
  <dcterms:created xsi:type="dcterms:W3CDTF">2023-06-24T11:10:00Z</dcterms:created>
  <dcterms:modified xsi:type="dcterms:W3CDTF">2023-06-25T13:38:00Z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TC017730659991</vt:lpwstr>
  </property>
</Properties>
</file>