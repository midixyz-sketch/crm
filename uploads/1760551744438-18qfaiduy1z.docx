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package.core-properties+xml" PartName="/docProps/core.xml"/>
  <Override ContentType="application/vnd.openxmlformats-officedocument.wordprocessingml.styles+xml" PartName="/word/styles.xml"/>
  <Override ContentType="application/vnd.openxmlformats-officedocument.wordprocessingml.fontTable+xml" PartName="/word/fontTable.xml"/>
  <Default Extension="jpg" ContentType="image/jpeg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18"/>
                    <pic:cNvPicPr/>
                  </pic:nvPicPr>
                  <pic:blipFill>
                    <a:blip xmlns:r="http://schemas.openxmlformats.org/officeDocument/2006/relationships" r:embed="rIdSL5HR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808080"/>
          <w:sz w:val="32"/>
          <w:szCs w:val="32"/>
          <w:u w:val="none"/>
          <w:shd w:fill="auto" w:val="clear"/>
          <w:vertAlign w:val="baseline"/>
          <w:rtl w:val="0"/>
        </w:rPr>
        <w:t xml:space="preserve">[Enter Post Title Here]</w:t>
      </w:r>
      <w:ins w:author="serge berdugo" w:id="0" w:date="2019-08-10T16:46:12Z">
        <w:r w:rsidDel="00000000" w:rsidR="00000000" w:rsidRPr="00000000">
          <w:rPr>
            <w:rtl w:val="0"/>
          </w:rPr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 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c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.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v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  /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1"/>
          </w:rPr>
          <w:t xml:space="preserve">קורות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1"/>
          </w:rPr>
          <w:t xml:space="preserve"> 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1"/>
          </w:rPr>
          <w:t xml:space="preserve">חיים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 /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c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.</w:t>
        </w:r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808080"/>
            <w:sz w:val="32"/>
            <w:szCs w:val="32"/>
            <w:u w:val="none"/>
            <w:shd w:fill="auto" w:val="clear"/>
            <w:vertAlign w:val="baseline"/>
            <w:rtl w:val="0"/>
          </w:rPr>
          <w:t xml:space="preserve">v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color="4f81bd" w:space="2" w:sz="8" w:val="single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/.  </w:t>
      </w:r>
      <w:r w:rsidDel="00000000" w:rsidR="00000000" w:rsidRPr="00000000">
        <w:rPr>
          <w:rtl w:val="1"/>
        </w:rPr>
        <w:t xml:space="preserve">סרג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ברדוגו</w:t>
      </w:r>
      <w:r w:rsidDel="00000000" w:rsidR="00000000" w:rsidRPr="00000000">
        <w:rPr>
          <w:rtl w:val="1"/>
        </w:rPr>
        <w:t xml:space="preserve">     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 /.  15.10.64   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</w:t>
      </w:r>
      <w:r w:rsidDel="00000000" w:rsidR="00000000" w:rsidRPr="00000000">
        <w:rPr>
          <w:rtl w:val="0"/>
        </w:rPr>
        <w:t xml:space="preserve"> ./0526313029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במטלות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המטבח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מיקצועי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תפריטים</w:t>
      </w:r>
      <w:r w:rsidDel="00000000" w:rsidR="00000000" w:rsidRPr="00000000">
        <w:rPr>
          <w:rtl w:val="1"/>
        </w:rPr>
        <w:t xml:space="preserve">  / </w:t>
      </w:r>
      <w:r w:rsidDel="00000000" w:rsidR="00000000" w:rsidRPr="00000000">
        <w:rPr>
          <w:rtl w:val="1"/>
        </w:rPr>
        <w:t xml:space="preserve">חלבי</w:t>
      </w:r>
      <w:r w:rsidDel="00000000" w:rsidR="00000000" w:rsidRPr="00000000">
        <w:rPr>
          <w:rtl w:val="1"/>
        </w:rPr>
        <w:t xml:space="preserve"> / 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וקינוחים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לארועים</w:t>
      </w:r>
      <w:r w:rsidDel="00000000" w:rsidR="00000000" w:rsidRPr="00000000">
        <w:rPr>
          <w:rtl w:val="1"/>
        </w:rPr>
        <w:t xml:space="preserve"> /  </w:t>
      </w:r>
      <w:r w:rsidDel="00000000" w:rsidR="00000000" w:rsidRPr="00000000">
        <w:rPr>
          <w:rtl w:val="1"/>
        </w:rPr>
        <w:t xml:space="preserve">בופה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וארועי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/  </w:t>
      </w:r>
      <w:r w:rsidDel="00000000" w:rsidR="00000000" w:rsidRPr="00000000">
        <w:rPr>
          <w:rtl w:val="1"/>
        </w:rPr>
        <w:t xml:space="preserve">לרבות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תיקצוב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rPr>
          <w:rtl w:val="1"/>
        </w:rPr>
        <w:t xml:space="preserve">  .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ספקים</w:t>
      </w:r>
      <w:r w:rsidDel="00000000" w:rsidR="00000000" w:rsidRPr="00000000">
        <w:rPr>
          <w:rtl w:val="1"/>
        </w:rPr>
        <w:t xml:space="preserve"> /</w:t>
      </w:r>
      <w:r w:rsidDel="00000000" w:rsidR="00000000" w:rsidRPr="00000000">
        <w:rPr>
          <w:rtl w:val="1"/>
        </w:rPr>
        <w:t xml:space="preserve">קניין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עלוית</w:t>
      </w:r>
      <w:r w:rsidDel="00000000" w:rsidR="00000000" w:rsidRPr="00000000">
        <w:rPr>
          <w:rtl w:val="0"/>
        </w:rPr>
        <w:t xml:space="preserve">  / </w:t>
      </w:r>
      <w:r w:rsidDel="00000000" w:rsidR="00000000" w:rsidRPr="00000000">
        <w:rPr>
          <w:rtl w:val="0"/>
        </w:rPr>
        <w:t xml:space="preserve">pifo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תדרוך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הגיינית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וקונדטוריה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ניקיון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.  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..8...69  </w:t>
      </w:r>
      <w:r w:rsidDel="00000000" w:rsidR="00000000" w:rsidRPr="00000000">
        <w:rPr>
          <w:rtl w:val="1"/>
        </w:rPr>
        <w:t xml:space="preserve">התחנכתי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בצנחנים</w:t>
      </w:r>
      <w:r w:rsidDel="00000000" w:rsidR="00000000" w:rsidRPr="00000000">
        <w:rPr>
          <w:rtl w:val="1"/>
        </w:rPr>
        <w:t xml:space="preserve"> 890 </w:t>
      </w:r>
      <w:r w:rsidDel="00000000" w:rsidR="00000000" w:rsidRPr="00000000">
        <w:rPr>
          <w:rtl w:val="1"/>
        </w:rPr>
        <w:t xml:space="preserve">משנ</w:t>
      </w:r>
      <w:r w:rsidDel="00000000" w:rsidR="00000000" w:rsidRPr="00000000">
        <w:rPr>
          <w:rtl w:val="1"/>
        </w:rPr>
        <w:t xml:space="preserve">' 83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86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טורנה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התקדמתי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נדדתי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והצטרפתי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23 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אלכסנדר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89 </w:t>
      </w:r>
      <w:r w:rsidDel="00000000" w:rsidR="00000000" w:rsidRPr="00000000">
        <w:rPr>
          <w:rtl w:val="1"/>
        </w:rPr>
        <w:t xml:space="preserve">יוני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בהשראת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תפארתו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וויט</w:t>
      </w:r>
      <w:r w:rsidDel="00000000" w:rsidR="00000000" w:rsidRPr="00000000">
        <w:rPr>
          <w:rtl w:val="1"/>
        </w:rPr>
        <w:t xml:space="preserve"> .  </w:t>
      </w:r>
      <w:r w:rsidDel="00000000" w:rsidR="00000000" w:rsidRPr="00000000">
        <w:rPr>
          <w:rtl w:val="1"/>
        </w:rPr>
        <w:t xml:space="preserve">ריימונד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העונות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אוקספורד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רמזי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למדתי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קונדטוריה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התמחתי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סגנונות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ונאלצתי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2000 </w:t>
      </w:r>
      <w:r w:rsidDel="00000000" w:rsidR="00000000" w:rsidRPr="00000000">
        <w:rPr>
          <w:rtl w:val="1"/>
        </w:rPr>
        <w:t xml:space="preserve">חזרתי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ואלופת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ולרע</w:t>
      </w:r>
      <w:r w:rsidDel="00000000" w:rsidR="00000000" w:rsidRPr="00000000">
        <w:rPr>
          <w:rtl w:val="0"/>
        </w:rPr>
        <w:t xml:space="preserve"> . 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קונדטוריה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שף</w:t>
      </w:r>
      <w:r w:rsidDel="00000000" w:rsidR="00000000" w:rsidRPr="00000000">
        <w:rPr>
          <w:rtl w:val="1"/>
        </w:rPr>
        <w:t xml:space="preserve"> 2004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דגים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רפובליקה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ארנסטו</w:t>
      </w:r>
      <w:r w:rsidDel="00000000" w:rsidR="00000000" w:rsidRPr="00000000">
        <w:rPr>
          <w:rtl w:val="1"/>
        </w:rPr>
        <w:t xml:space="preserve"> ;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אותנטי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דיימונד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מסעדת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וסופיצה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אתמוגג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ובצהלה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בטוטאליות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הראנדוו</w:t>
      </w:r>
      <w:r w:rsidDel="00000000" w:rsidR="00000000" w:rsidRPr="00000000">
        <w:rPr>
          <w:rtl w:val="1"/>
        </w:rPr>
        <w:t xml:space="preserve">    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סרג</w:t>
      </w:r>
      <w:r w:rsidDel="00000000" w:rsidR="00000000" w:rsidRPr="00000000">
        <w:rPr>
          <w:rtl w:val="0"/>
        </w:rPr>
        <w:t xml:space="preserve"> '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מטבח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וערב</w:t>
      </w:r>
      <w:r w:rsidDel="00000000" w:rsidR="00000000" w:rsidRPr="00000000">
        <w:rPr>
          <w:rtl w:val="1"/>
        </w:rPr>
        <w:t xml:space="preserve"> .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קונדטורית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וצהריים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וקינוחים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ונקניקיות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כקצב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בשנים</w:t>
      </w:r>
      <w:r w:rsidDel="00000000" w:rsidR="00000000" w:rsidRPr="00000000">
        <w:rPr>
          <w:rtl w:val="1"/>
        </w:rPr>
        <w:t xml:space="preserve"> 2016 /17/18/19 </w:t>
      </w:r>
      <w:r w:rsidDel="00000000" w:rsidR="00000000" w:rsidRPr="00000000">
        <w:rPr>
          <w:rtl w:val="1"/>
        </w:rPr>
        <w:t xml:space="preserve">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לעזר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והוקרה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סרג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ברדוגו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rPr/>
        <w:pPrChange w:author="serge berdugo" w:id="0" w:date="2019-08-10T16:50:09Z">
          <w:pPr/>
        </w:pPrChange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rFonts w:ascii="Calibri" w:cs="Calibri" w:eastAsia="Calibri" w:hAnsi="Calibri"/>
      <w:color w:val="17365d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Calibri" w:cs="Calibri" w:eastAsia="Calibri" w:hAnsi="Calibri"/>
      <w:i w:val="1"/>
      <w:color w:val="17365d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rFonts w:ascii="Calibri" w:cs="Calibri" w:eastAsia="Calibri" w:hAnsi="Calibri"/>
      <w:color w:val="17365d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Calibri" w:cs="Calibri" w:eastAsia="Calibri" w:hAnsi="Calibri"/>
      <w:i w:val="1"/>
      <w:color w:val="17365d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30"/>
      <w:szCs w:val="30"/>
    </w:rPr>
  </w:style>
  <w:style w:type="paragraph" w:styleId="Heading2">
    <w:name w:val="heading 2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6"/>
      <w:szCs w:val="26"/>
    </w:rPr>
  </w:style>
  <w:style w:type="paragraph" w:styleId="Heading3">
    <w:name w:val="heading 3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</w:rPr>
  </w:style>
  <w:style w:type="paragraph" w:styleId="Heading4">
    <w:name w:val="heading 4"/>
    <w:basedOn w:val="Normal"/>
    <w:next w:val="Normal"/>
    <w:pPr>
      <w:spacing w:after="0" w:before="200" w:lineRule="auto"/>
    </w:pPr>
    <w:rPr>
      <w:rFonts w:ascii="Calibri" w:cs="Calibri" w:eastAsia="Calibri" w:hAnsi="Calibri"/>
      <w:color w:val="17365d"/>
    </w:rPr>
  </w:style>
  <w:style w:type="paragraph" w:styleId="Heading5">
    <w:name w:val="heading 5"/>
    <w:basedOn w:val="Normal"/>
    <w:next w:val="Normal"/>
    <w:pPr>
      <w:spacing w:after="0" w:before="200" w:lineRule="auto"/>
    </w:pPr>
    <w:rPr>
      <w:rFonts w:ascii="Calibri" w:cs="Calibri" w:eastAsia="Calibri" w:hAnsi="Calibri"/>
      <w:i w:val="1"/>
      <w:color w:val="17365d"/>
    </w:rPr>
  </w:style>
  <w:style w:type="paragraph" w:styleId="Heading6">
    <w:name w:val="heading 6"/>
    <w:basedOn w:val="Normal"/>
    <w:next w:val="Normal"/>
    <w:pPr>
      <w:spacing w:after="0" w:before="200" w:lineRule="auto"/>
    </w:pPr>
    <w:rPr>
      <w:rFonts w:ascii="Calibri" w:cs="Calibri" w:eastAsia="Calibri" w:hAnsi="Calibri"/>
      <w:b w:val="1"/>
      <w:color w:val="17365d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sid w:val="00E329D5"/>
  </w:style>
  <w:style w:type="paragraph" w:styleId="Heading1">
    <w:name w:val="heading 1"/>
    <w:basedOn w:val="Normal"/>
    <w:next w:val="Normal"/>
    <w:link w:val="Heading1Char"/>
    <w:uiPriority w:val="9"/>
    <w:qFormat w:val="1"/>
    <w:rsid w:val="00E329D5"/>
    <w:pPr>
      <w:spacing w:after="0" w:before="200"/>
      <w:outlineLvl w:val="0"/>
    </w:pPr>
    <w:rPr>
      <w:rFonts w:asciiTheme="majorHAnsi" w:cstheme="majorBidi" w:eastAsiaTheme="majorEastAsia" w:hAnsiTheme="majorHAnsi"/>
      <w:b w:val="1"/>
      <w:bCs w:val="1"/>
      <w:color w:val="17365d" w:themeColor="text2" w:themeShade="0000BF"/>
      <w:sz w:val="30"/>
      <w:szCs w:val="36"/>
    </w:rPr>
  </w:style>
  <w:style w:type="paragraph" w:styleId="Heading2">
    <w:name w:val="heading 2"/>
    <w:basedOn w:val="Normal"/>
    <w:next w:val="Normal"/>
    <w:uiPriority w:val="6"/>
    <w:qFormat w:val="1"/>
    <w:rsid w:val="00E329D5"/>
    <w:pPr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17365d" w:themeColor="text2" w:themeShade="0000BF"/>
      <w:sz w:val="26"/>
      <w:szCs w:val="32"/>
    </w:rPr>
  </w:style>
  <w:style w:type="paragraph" w:styleId="Heading3">
    <w:name w:val="heading 3"/>
    <w:basedOn w:val="Normal"/>
    <w:next w:val="Normal"/>
    <w:uiPriority w:val="7"/>
    <w:qFormat w:val="1"/>
    <w:rsid w:val="00E329D5"/>
    <w:pPr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17365d" w:themeColor="text2" w:themeShade="0000BF"/>
      <w:szCs w:val="28"/>
    </w:rPr>
  </w:style>
  <w:style w:type="paragraph" w:styleId="Heading4">
    <w:name w:val="heading 4"/>
    <w:basedOn w:val="Normal"/>
    <w:next w:val="Normal"/>
    <w:uiPriority w:val="8"/>
    <w:qFormat w:val="1"/>
    <w:rsid w:val="00E329D5"/>
    <w:pPr>
      <w:spacing w:after="0" w:before="200"/>
      <w:outlineLvl w:val="3"/>
    </w:pPr>
    <w:rPr>
      <w:rFonts w:asciiTheme="majorHAnsi" w:cstheme="majorBidi" w:eastAsiaTheme="majorEastAsia" w:hAnsiTheme="majorHAnsi"/>
      <w:color w:val="17365d" w:themeColor="text2" w:themeShade="0000BF"/>
      <w:szCs w:val="28"/>
    </w:rPr>
  </w:style>
  <w:style w:type="paragraph" w:styleId="Heading5">
    <w:name w:val="heading 5"/>
    <w:basedOn w:val="Normal"/>
    <w:next w:val="Normal"/>
    <w:uiPriority w:val="9"/>
    <w:qFormat w:val="1"/>
    <w:rsid w:val="00E329D5"/>
    <w:pPr>
      <w:spacing w:after="0" w:before="200"/>
      <w:outlineLvl w:val="4"/>
    </w:pPr>
    <w:rPr>
      <w:rFonts w:asciiTheme="majorHAnsi" w:cstheme="majorBidi" w:eastAsiaTheme="majorEastAsia" w:hAnsiTheme="majorHAnsi"/>
      <w:i w:val="1"/>
      <w:iCs w:val="1"/>
      <w:color w:val="17365d" w:themeColor="text2" w:themeShade="0000BF"/>
      <w:szCs w:val="28"/>
    </w:rPr>
  </w:style>
  <w:style w:type="paragraph" w:styleId="Heading6">
    <w:name w:val="heading 6"/>
    <w:basedOn w:val="Normal"/>
    <w:next w:val="Normal"/>
    <w:uiPriority w:val="10"/>
    <w:qFormat w:val="1"/>
    <w:rsid w:val="00E329D5"/>
    <w:pPr>
      <w:spacing w:after="0" w:before="200"/>
      <w:outlineLvl w:val="5"/>
    </w:pPr>
    <w:rPr>
      <w:rFonts w:asciiTheme="majorHAnsi" w:cstheme="majorBidi" w:eastAsiaTheme="majorEastAsia" w:hAnsiTheme="majorHAnsi"/>
      <w:b w:val="1"/>
      <w:bCs w:val="1"/>
      <w:color w:val="17365d" w:themeColor="text2" w:themeShade="0000BF"/>
      <w:sz w:val="20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ublishwithline" w:customStyle="1">
    <w:name w:val="Publish with line"/>
    <w:semiHidden w:val="1"/>
    <w:qFormat w:val="1"/>
    <w:rsid w:val="00E329D5"/>
    <w:pPr>
      <w:spacing w:after="0"/>
    </w:pPr>
    <w:rPr>
      <w:rFonts w:asciiTheme="majorHAnsi" w:cstheme="majorBidi" w:eastAsiaTheme="majorEastAsia" w:hAnsiTheme="majorHAnsi"/>
      <w:b w:val="1"/>
      <w:bCs w:val="1"/>
      <w:color w:val="17365d" w:themeColor="text2" w:themeShade="0000BF"/>
      <w:sz w:val="32"/>
      <w:szCs w:val="38"/>
    </w:rPr>
  </w:style>
  <w:style w:type="paragraph" w:styleId="PublishStatus" w:customStyle="1">
    <w:name w:val="Publish Status"/>
    <w:basedOn w:val="Normal"/>
    <w:semiHidden w:val="1"/>
    <w:rsid w:val="00E329D5"/>
    <w:pPr>
      <w:pBdr>
        <w:top w:color="fdbd5e" w:space="1" w:sz="4" w:val="single"/>
        <w:left w:color="fdbd5e" w:space="4" w:sz="4" w:val="single"/>
        <w:bottom w:color="fdbd5e" w:space="1" w:sz="4" w:val="single"/>
        <w:right w:color="fdbd5e" w:space="4" w:sz="4" w:val="single"/>
      </w:pBdr>
      <w:shd w:color="auto" w:fill="fdeb9f" w:val="clear"/>
      <w:spacing w:after="40" w:before="120"/>
    </w:pPr>
    <w:rPr>
      <w:sz w:val="18"/>
      <w:szCs w:val="26"/>
    </w:rPr>
  </w:style>
  <w:style w:type="paragraph" w:styleId="PublishStatusAccessible" w:customStyle="1">
    <w:name w:val="PublishStatus_Accessible"/>
    <w:basedOn w:val="Normal"/>
    <w:semiHidden w:val="1"/>
    <w:rsid w:val="00E329D5"/>
    <w:pPr>
      <w:pBdr>
        <w:top w:color="fdbd5e" w:space="1" w:sz="4" w:val="single"/>
        <w:left w:color="fdbd5e" w:space="4" w:sz="4" w:val="single"/>
        <w:bottom w:color="fdbd5e" w:space="1" w:sz="4" w:val="single"/>
        <w:right w:color="fdbd5e" w:space="4" w:sz="4" w:val="single"/>
      </w:pBdr>
      <w:spacing w:after="40" w:before="12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E329D5"/>
    <w:rPr>
      <w:color w:val="808080"/>
    </w:rPr>
  </w:style>
  <w:style w:type="paragraph" w:styleId="Account" w:customStyle="1">
    <w:name w:val="Account"/>
    <w:semiHidden w:val="1"/>
    <w:rsid w:val="00E329D5"/>
    <w:pPr>
      <w:tabs>
        <w:tab w:val="left" w:pos="72"/>
        <w:tab w:val="left" w:pos="1267"/>
      </w:tabs>
      <w:spacing w:after="0"/>
    </w:pPr>
    <w:rPr>
      <w:rFonts w:ascii="Segoe UI" w:cs="Segoe UI" w:eastAsia="Segoe UI" w:hAnsi="Segoe UI"/>
      <w:color w:val="4f81bd"/>
      <w:sz w:val="18"/>
      <w:szCs w:val="24"/>
    </w:rPr>
  </w:style>
  <w:style w:type="paragraph" w:styleId="Categories" w:customStyle="1">
    <w:name w:val="Categories"/>
    <w:basedOn w:val="Account"/>
    <w:semiHidden w:val="1"/>
    <w:rsid w:val="00E329D5"/>
  </w:style>
  <w:style w:type="paragraph" w:styleId="ListParagraph">
    <w:name w:val="List Paragraph"/>
    <w:basedOn w:val="Normal"/>
    <w:uiPriority w:val="34"/>
    <w:semiHidden w:val="1"/>
    <w:qFormat w:val="1"/>
    <w:rsid w:val="0059004B"/>
    <w:pPr>
      <w:ind w:left="720"/>
      <w:contextualSpacing w:val="1"/>
    </w:pPr>
  </w:style>
  <w:style w:type="paragraph" w:styleId="PadderBetweenTitleandProperties" w:customStyle="1">
    <w:name w:val="Padder Between Title and Properties"/>
    <w:basedOn w:val="Normal"/>
    <w:semiHidden w:val="1"/>
    <w:rsid w:val="00E329D5"/>
    <w:pPr>
      <w:spacing w:after="20"/>
    </w:pPr>
    <w:rPr>
      <w:sz w:val="2"/>
      <w:szCs w:val="2"/>
    </w:rPr>
  </w:style>
  <w:style w:type="paragraph" w:styleId="PadderBetweenControlandBody" w:customStyle="1">
    <w:name w:val="Padder Between Control and Body"/>
    <w:basedOn w:val="Normal"/>
    <w:next w:val="Normal"/>
    <w:semiHidden w:val="1"/>
    <w:rsid w:val="00E329D5"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 w:val="1"/>
    <w:rsid w:val="00E329D5"/>
    <w:rPr>
      <w:i w:val="1"/>
      <w:iCs w:val="1"/>
    </w:rPr>
  </w:style>
  <w:style w:type="character" w:styleId="Strong">
    <w:name w:val="Strong"/>
    <w:basedOn w:val="DefaultParagraphFont"/>
    <w:uiPriority w:val="22"/>
    <w:qFormat w:val="1"/>
    <w:rsid w:val="00E329D5"/>
    <w:rPr>
      <w:b w:val="1"/>
      <w:bCs w:val="1"/>
    </w:rPr>
  </w:style>
  <w:style w:type="paragraph" w:styleId="underline" w:customStyle="1">
    <w:name w:val="underline"/>
    <w:semiHidden w:val="1"/>
    <w:rsid w:val="00E329D5"/>
    <w:pPr>
      <w:pBdr>
        <w:bottom w:color="4f81bd" w:space="2" w:sz="8" w:themeColor="accent1" w:val="single"/>
      </w:pBdr>
      <w:spacing w:after="0" w:before="4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 w:val="1"/>
    <w:rsid w:val="00E329D5"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paragraph" w:styleId="BalloonText">
    <w:name w:val="Balloon Text"/>
    <w:basedOn w:val="Normal"/>
    <w:link w:val="BalloonTextChar"/>
    <w:uiPriority w:val="99"/>
    <w:semiHidden w:val="1"/>
    <w:rsid w:val="00156511"/>
    <w:pPr>
      <w:spacing w:after="0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56511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156511"/>
    <w:rPr>
      <w:rFonts w:asciiTheme="majorHAnsi" w:cstheme="majorBidi" w:eastAsiaTheme="majorEastAsia" w:hAnsiTheme="majorHAnsi"/>
      <w:b w:val="1"/>
      <w:bCs w:val="1"/>
      <w:color w:val="17365d" w:themeColor="text2" w:themeShade="0000BF"/>
      <w:sz w:val="30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1" Type="http://schemas.openxmlformats.org/officeDocument/2006/relationships/theme" Target="theme/theme1.xml"/><Relationship Id="rIdSL5HRV" Type="http://schemas.openxmlformats.org/officeDocument/2006/relationships/image" Target="media/AYLKSH.jpg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log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2019-08-07T18:58:00Z</dcterms:created>
  <dc:creator>user</dc:creator>
</cp:coreProperties>
</file>