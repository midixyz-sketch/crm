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14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5844"/>
                    <pic:cNvPicPr/>
                  </pic:nvPicPr>
                  <pic:blipFill>
                    <a:blip xmlns:r="http://schemas.openxmlformats.org/officeDocument/2006/relationships" r:embed="rIdSELW6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Resume – Kfir </w:t>
      </w:r>
      <w:r>
        <w:rPr>
          <w:b/>
          <w:sz w:val="32"/>
          <w:szCs w:val="32"/>
          <w:u w:val="single"/>
        </w:rPr>
        <w:t xml:space="preserve">Zusman</w:t>
      </w:r>
    </w:p>
    <w:p>
      <w:pPr>
        <w:pStyle w:val="Heading1"/>
        <w:spacing/>
        <w:rPr>
          <w:sz w:val="32"/>
          <w:szCs w:val="32"/>
        </w:rPr>
      </w:pPr>
      <w:r>
        <w:rPr>
          <w:sz w:val="32"/>
          <w:szCs w:val="32"/>
        </w:rPr>
        <w:t xml:space="preserve">Contact </w:t>
      </w:r>
      <w:r>
        <w:rPr>
          <w:sz w:val="32"/>
          <w:szCs w:val="32"/>
        </w:rPr>
        <w:t xml:space="preserve">information</w:t>
      </w:r>
    </w:p>
    <w:p>
      <w:pPr>
        <w:spacing/>
        <w:rPr>
          <w:sz w:val="20"/>
          <w:szCs w:val="20"/>
        </w:rPr>
      </w:pPr>
      <w:r>
        <w:rPr>
          <w:sz w:val="20"/>
          <w:szCs w:val="20"/>
        </w:rPr>
        <w:t xml:space="preserve">Phone number: +972 54 – 628 – 0145</w:t>
      </w:r>
    </w:p>
    <w:p>
      <w:pPr>
        <w:spacing/>
        <w:rPr>
          <w:sz w:val="20"/>
          <w:szCs w:val="20"/>
        </w:rPr>
      </w:pPr>
      <w:r>
        <w:rPr>
          <w:sz w:val="20"/>
          <w:szCs w:val="20"/>
        </w:rPr>
        <w:t xml:space="preserve">E-mail: </w:t>
      </w:r>
      <w:hyperlink r:id="rId1" w:history="1">
        <w:r>
          <w:rPr>
            <w:color w:val="0563C1"/>
            <w:sz w:val="20"/>
            <w:szCs w:val="20"/>
            <w:u w:val="single"/>
          </w:rPr>
          <w:t xml:space="preserve">Kfir.zusman@gmail.com</w:t>
        </w:r>
      </w:hyperlink>
      <w:r>
        <w:rPr>
          <w:sz w:val="20"/>
          <w:szCs w:val="20"/>
        </w:rPr>
        <w:t xml:space="preserve"> </w:t>
      </w:r>
    </w:p>
    <w:p>
      <w:pPr>
        <w:spacing/>
        <w:rPr>
          <w:sz w:val="18"/>
          <w:szCs w:val="18"/>
        </w:rPr>
      </w:pPr>
      <w:r>
        <w:rPr>
          <w:sz w:val="20"/>
          <w:szCs w:val="20"/>
        </w:rPr>
        <w:t xml:space="preserve">LinkedIn: </w:t>
      </w:r>
      <w:hyperlink r:id="rId2" w:history="1">
        <w:r>
          <w:rPr>
            <w:color w:val="0563C1"/>
            <w:sz w:val="18"/>
            <w:szCs w:val="18"/>
            <w:u w:val="single"/>
          </w:rPr>
          <w:t xml:space="preserve">www.linkedin.com/in/kfir-zusman</w:t>
        </w:r>
      </w:hyperlink>
    </w:p>
    <w:p>
      <w:pPr>
        <w:spacing/>
        <w:rPr>
          <w:sz w:val="18"/>
          <w:szCs w:val="18"/>
        </w:rPr>
      </w:pPr>
      <w:r>
        <w:rPr>
          <w:sz w:val="18"/>
          <w:szCs w:val="18"/>
        </w:rPr>
        <w:t xml:space="preserve">City: Ariel</w:t>
      </w:r>
    </w:p>
    <w:p>
      <w:pPr>
        <w:pStyle w:val="Heading1"/>
        <w:spacing/>
        <w:rPr>
          <w:sz w:val="32"/>
          <w:szCs w:val="32"/>
        </w:rPr>
      </w:pPr>
      <w:r>
        <w:rPr>
          <w:sz w:val="32"/>
          <w:szCs w:val="32"/>
        </w:rPr>
        <w:t xml:space="preserve">Professional summary</w:t>
      </w:r>
    </w:p>
    <w:p>
      <w:pPr>
        <w:spacing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del w:id="0" w:author="">
        <w:r>
          <w:rPr>
            <w:sz w:val="20"/>
            <w:szCs w:val="20"/>
          </w:rPr>
          <w:delText xml:space="preserve">Graduated from the</w:delText>
        </w:r>
      </w:del>
      <w:ins w:id="1" w:author="">
        <w:r>
          <w:rPr>
            <w:rFonts w:hint="cs"/>
            <w:sz w:val="20"/>
            <w:szCs w:val="20"/>
          </w:rPr>
          <w:t xml:space="preserve">C</w:t>
        </w:r>
      </w:ins>
      <w:ins w:id="2" w:author="">
        <w:r>
          <w:rPr>
            <w:sz w:val="20"/>
            <w:szCs w:val="20"/>
          </w:rPr>
          <w:t xml:space="preserve">ompleted a</w:t>
        </w:r>
      </w:ins>
      <w:r>
        <w:rPr>
          <w:sz w:val="20"/>
          <w:szCs w:val="20"/>
        </w:rPr>
        <w:t xml:space="preserve"> QA course at Hacker-U College, ability to quickly </w:t>
      </w:r>
      <w:del w:id="3" w:author="">
        <w:r>
          <w:rPr>
            <w:sz w:val="20"/>
            <w:szCs w:val="20"/>
          </w:rPr>
          <w:delText xml:space="preserve">get ahead</w:delText>
        </w:r>
      </w:del>
      <w:ins w:id="4" w:author="">
        <w:r>
          <w:rPr>
            <w:sz w:val="20"/>
            <w:szCs w:val="20"/>
          </w:rPr>
          <w:t xml:space="preserve">adjust to changing situations</w:t>
        </w:r>
      </w:ins>
      <w:r>
        <w:rPr>
          <w:sz w:val="20"/>
          <w:szCs w:val="20"/>
        </w:rPr>
        <w:t xml:space="preserve"> and learn new </w:t>
      </w:r>
      <w:del w:id="5" w:author="">
        <w:r>
          <w:rPr>
            <w:sz w:val="20"/>
            <w:szCs w:val="20"/>
          </w:rPr>
          <w:delText xml:space="preserve">technologies ,</w:delText>
        </w:r>
      </w:del>
      <w:ins w:id="6" w:author="">
        <w:r>
          <w:rPr>
            <w:sz w:val="20"/>
            <w:szCs w:val="20"/>
          </w:rPr>
          <w:t xml:space="preserve">technologies,</w:t>
        </w:r>
      </w:ins>
      <w:r>
        <w:rPr>
          <w:sz w:val="20"/>
          <w:szCs w:val="20"/>
        </w:rPr>
        <w:t xml:space="preserve"> ability to work in a team and independently, curiosity and desire to learn with high work ethic</w:t>
      </w:r>
      <w:ins w:id="7" w:author="">
        <w:r>
          <w:rPr>
            <w:sz w:val="20"/>
            <w:szCs w:val="20"/>
          </w:rPr>
          <w:t xml:space="preserve">s</w:t>
        </w:r>
      </w:ins>
      <w:r>
        <w:rPr>
          <w:sz w:val="20"/>
          <w:szCs w:val="20"/>
        </w:rPr>
        <w:t xml:space="preserve">, interested in developing a career in the field of software testing and automation.</w:t>
      </w:r>
    </w:p>
    <w:p>
      <w:pPr>
        <w:pStyle w:val="Heading1"/>
        <w:spacing/>
        <w:rPr>
          <w:sz w:val="32"/>
          <w:szCs w:val="32"/>
        </w:rPr>
      </w:pPr>
      <w:r>
        <w:rPr>
          <w:sz w:val="32"/>
          <w:szCs w:val="32"/>
        </w:rPr>
        <w:t xml:space="preserve">Education</w:t>
      </w:r>
    </w:p>
    <w:p>
      <w:pPr>
        <w:spacing/>
        <w:rPr>
          <w:sz w:val="20"/>
          <w:szCs w:val="20"/>
        </w:rPr>
      </w:pPr>
      <w:r>
        <w:rPr>
          <w:b/>
          <w:sz w:val="20"/>
          <w:szCs w:val="20"/>
          <w:u w:val="single"/>
        </w:rPr>
        <w:t xml:space="preserve">2021 – 2022 :</w:t>
      </w:r>
      <w:r>
        <w:rPr>
          <w:sz w:val="20"/>
          <w:szCs w:val="20"/>
        </w:rPr>
        <w:t xml:space="preserve"> Manual QA course at Hacker-U College</w:t>
      </w:r>
    </w:p>
    <w:p>
      <w:pPr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Writing Requirements and characterization documents(STP, STD, STR)</w:t>
      </w:r>
    </w:p>
    <w:p>
      <w:pPr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Experience and knowledge in QA methodologies </w:t>
      </w:r>
    </w:p>
    <w:p>
      <w:pPr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Ability to write and run test cases </w:t>
      </w:r>
    </w:p>
    <w:p>
      <w:pPr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Ability to conclude tests in a bug report</w:t>
      </w:r>
    </w:p>
    <w:p>
      <w:pPr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Practical experience in Web technology(Html, Css, Js)</w:t>
      </w:r>
    </w:p>
    <w:p>
      <w:pPr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Projects in different environments: Web and mobile</w:t>
      </w:r>
    </w:p>
    <w:p>
      <w:pPr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Knowledge and familiarity of SQL </w:t>
      </w:r>
    </w:p>
    <w:p>
      <w:pPr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Experience in project management tools(Jira)</w:t>
      </w:r>
    </w:p>
    <w:p>
      <w:pPr>
        <w:spacing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 xml:space="preserve">2012 – 2016:</w:t>
      </w:r>
      <w:r>
        <w:rPr>
          <w:sz w:val="20"/>
          <w:szCs w:val="20"/>
        </w:rPr>
        <w:t xml:space="preserve"> Computer Science at Shevach Mofet Tel Aviv High School</w:t>
      </w:r>
    </w:p>
    <w:p>
      <w:pPr>
        <w:numPr>
          <w:ilvl w:val="0"/>
          <w:numId w:val="9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Programming languages : JS ,C#</w:t>
      </w:r>
    </w:p>
    <w:p>
      <w:pPr>
        <w:numPr>
          <w:ilvl w:val="0"/>
          <w:numId w:val="9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Data structures</w:t>
      </w:r>
    </w:p>
    <w:p>
      <w:pPr>
        <w:numPr>
          <w:ilvl w:val="0"/>
          <w:numId w:val="9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Mobile Application project</w:t>
      </w:r>
    </w:p>
    <w:p>
      <w:pPr>
        <w:numPr>
          <w:ilvl w:val="0"/>
          <w:numId w:val="9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Web project</w:t>
      </w:r>
    </w:p>
    <w:p>
      <w:pPr>
        <w:pStyle w:val="Heading1"/>
        <w:spacing/>
        <w:rPr>
          <w:sz w:val="32"/>
          <w:szCs w:val="32"/>
        </w:rPr>
      </w:pPr>
      <w:r>
        <w:rPr>
          <w:sz w:val="32"/>
          <w:szCs w:val="32"/>
        </w:rPr>
        <w:t xml:space="preserve">Work Experience</w:t>
      </w:r>
    </w:p>
    <w:p>
      <w:pPr>
        <w:spacing/>
        <w:rPr>
          <w:sz w:val="20"/>
          <w:szCs w:val="20"/>
        </w:rPr>
      </w:pPr>
      <w:r>
        <w:rPr>
          <w:b/>
          <w:sz w:val="20"/>
          <w:szCs w:val="20"/>
          <w:u w:val="single"/>
        </w:rPr>
        <w:t xml:space="preserve">2022 – 2023:</w:t>
      </w:r>
      <w:r>
        <w:rPr>
          <w:sz w:val="20"/>
          <w:szCs w:val="20"/>
        </w:rPr>
        <w:t xml:space="preserve"> QA </w:t>
      </w:r>
      <w:r>
        <w:rPr>
          <w:sz w:val="20"/>
          <w:szCs w:val="20"/>
        </w:rPr>
        <w:t xml:space="preserve">engineer ,</w:t>
      </w:r>
      <w:r>
        <w:rPr>
          <w:sz w:val="20"/>
          <w:szCs w:val="20"/>
        </w:rPr>
        <w:t xml:space="preserve"> Manual and Automatic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>
      <w:pPr>
        <w:spacing/>
        <w:rPr>
          <w:sz w:val="20"/>
          <w:szCs w:val="20"/>
        </w:rPr>
      </w:pPr>
      <w:r>
        <w:rPr>
          <w:sz w:val="20"/>
          <w:szCs w:val="20"/>
        </w:rPr>
        <w:t xml:space="preserve">Writing and executing tests </w:t>
      </w:r>
      <w:r>
        <w:rPr>
          <w:sz w:val="20"/>
          <w:szCs w:val="20"/>
        </w:rPr>
        <w:t xml:space="preserve">on  application</w:t>
      </w:r>
      <w:r>
        <w:rPr>
          <w:sz w:val="20"/>
          <w:szCs w:val="20"/>
        </w:rPr>
        <w:t xml:space="preserve"> for client, integrating automatic test suite and manual testing 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Experience in Cypress automation </w:t>
      </w:r>
      <w:r>
        <w:rPr>
          <w:sz w:val="20"/>
          <w:szCs w:val="20"/>
        </w:rPr>
        <w:t xml:space="preserve">suite, planning and executing automatic test for regressive </w:t>
      </w:r>
      <w:r>
        <w:rPr>
          <w:sz w:val="20"/>
          <w:szCs w:val="20"/>
        </w:rPr>
        <w:t xml:space="preserve">tests</w:t>
      </w:r>
      <w:r>
        <w:rPr>
          <w:sz w:val="20"/>
          <w:szCs w:val="20"/>
        </w:rPr>
        <w:t xml:space="preserve"> 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writing STP, STD, STR documents f</w:t>
      </w:r>
      <w:r>
        <w:rPr>
          <w:sz w:val="20"/>
          <w:szCs w:val="20"/>
        </w:rPr>
        <w:t xml:space="preserve">or new features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Knowledge and experience in the following technologies: Java, Git, SQL, angular, Html, </w:t>
      </w:r>
      <w:r>
        <w:rPr>
          <w:color w:val="000000"/>
          <w:sz w:val="20"/>
          <w:szCs w:val="20"/>
        </w:rPr>
        <w:t xml:space="preserve">Css</w:t>
      </w:r>
      <w:r>
        <w:rPr>
          <w:color w:val="000000"/>
          <w:sz w:val="20"/>
          <w:szCs w:val="20"/>
        </w:rPr>
        <w:t xml:space="preserve">, </w:t>
      </w:r>
      <w:r>
        <w:rPr>
          <w:color w:val="000000"/>
          <w:sz w:val="20"/>
          <w:szCs w:val="20"/>
        </w:rPr>
        <w:t xml:space="preserve">Js,python</w:t>
      </w:r>
      <w:r>
        <w:rPr>
          <w:color w:val="000000"/>
          <w:sz w:val="20"/>
          <w:szCs w:val="20"/>
        </w:rPr>
        <w:t xml:space="preserve">, </w:t>
      </w:r>
      <w:r>
        <w:rPr>
          <w:color w:val="000000"/>
          <w:sz w:val="20"/>
          <w:szCs w:val="20"/>
        </w:rPr>
        <w:t xml:space="preserve">rabbitmq</w:t>
      </w:r>
    </w:p>
    <w:p>
      <w:pPr>
        <w:spacing/>
        <w:rPr>
          <w:sz w:val="20"/>
          <w:szCs w:val="20"/>
        </w:rPr>
      </w:pPr>
      <w:r>
        <w:rPr>
          <w:b/>
          <w:sz w:val="20"/>
          <w:szCs w:val="20"/>
          <w:u w:val="single"/>
        </w:rPr>
        <w:t xml:space="preserve">2022 – 2022:</w:t>
      </w:r>
      <w:r>
        <w:rPr>
          <w:sz w:val="20"/>
          <w:szCs w:val="20"/>
        </w:rPr>
        <w:t xml:space="preserve"> Montessori kindergarten instructor</w:t>
      </w:r>
    </w:p>
    <w:p>
      <w:pPr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Leading a group</w:t>
      </w:r>
    </w:p>
    <w:p>
      <w:pPr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putting together a curriculum</w:t>
      </w:r>
    </w:p>
    <w:p>
      <w:pPr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working on a schedule</w:t>
      </w:r>
    </w:p>
    <w:p>
      <w:pPr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color w:val="000000"/>
          <w:sz w:val="20"/>
          <w:szCs w:val="20"/>
        </w:rPr>
        <w:pPrChange w:id="8" w:author="">
          <w:pPr/>
        </w:pPrChange>
      </w:pPr>
      <w:r>
        <w:rPr>
          <w:color w:val="000000"/>
          <w:sz w:val="20"/>
          <w:szCs w:val="20"/>
        </w:rPr>
        <w:t xml:space="preserve">human relations at a high level</w:t>
      </w:r>
    </w:p>
    <w:p>
      <w:pPr>
        <w:pStyle w:val="Heading1"/>
        <w:spacing/>
        <w:rPr>
          <w:sz w:val="32"/>
          <w:szCs w:val="32"/>
        </w:rPr>
      </w:pPr>
      <w:r>
        <w:rPr>
          <w:sz w:val="32"/>
          <w:szCs w:val="32"/>
        </w:rPr>
        <w:t xml:space="preserve">Education</w:t>
      </w:r>
    </w:p>
    <w:p>
      <w:pPr>
        <w:spacing/>
        <w:rPr>
          <w:sz w:val="20"/>
          <w:szCs w:val="20"/>
        </w:rPr>
      </w:pPr>
      <w:r>
        <w:rPr>
          <w:b/>
          <w:sz w:val="20"/>
          <w:szCs w:val="20"/>
          <w:u w:val="single"/>
        </w:rPr>
        <w:t xml:space="preserve">2021 – </w:t>
      </w:r>
      <w:r>
        <w:rPr>
          <w:b/>
          <w:sz w:val="20"/>
          <w:szCs w:val="20"/>
          <w:u w:val="single"/>
        </w:rPr>
        <w:t xml:space="preserve">2022 :</w:t>
      </w:r>
      <w:r>
        <w:rPr>
          <w:sz w:val="20"/>
          <w:szCs w:val="20"/>
        </w:rPr>
        <w:t xml:space="preserve"> Manual QA course at Hacker-U College</w:t>
      </w:r>
    </w:p>
    <w:p>
      <w:pPr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Writing Requirements and characterization </w:t>
      </w:r>
      <w:r>
        <w:rPr>
          <w:color w:val="000000"/>
          <w:sz w:val="20"/>
          <w:szCs w:val="20"/>
        </w:rPr>
        <w:t xml:space="preserve">documents(</w:t>
      </w:r>
      <w:r>
        <w:rPr>
          <w:color w:val="000000"/>
          <w:sz w:val="20"/>
          <w:szCs w:val="20"/>
        </w:rPr>
        <w:t xml:space="preserve">STP, STD, STR)</w:t>
      </w:r>
    </w:p>
    <w:p>
      <w:pPr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Experience and knowledge in QA methodologies </w:t>
      </w:r>
    </w:p>
    <w:p>
      <w:pPr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Ability to write and run test </w:t>
      </w:r>
      <w:r>
        <w:rPr>
          <w:color w:val="000000"/>
          <w:sz w:val="20"/>
          <w:szCs w:val="20"/>
        </w:rPr>
        <w:t xml:space="preserve">cases</w:t>
      </w:r>
      <w:r>
        <w:rPr>
          <w:color w:val="000000"/>
          <w:sz w:val="20"/>
          <w:szCs w:val="20"/>
        </w:rPr>
        <w:t xml:space="preserve"> </w:t>
      </w:r>
    </w:p>
    <w:p>
      <w:pPr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Ability to conclude tests in a bug </w:t>
      </w:r>
      <w:r>
        <w:rPr>
          <w:color w:val="000000"/>
          <w:sz w:val="20"/>
          <w:szCs w:val="20"/>
        </w:rPr>
        <w:t xml:space="preserve">report</w:t>
      </w:r>
    </w:p>
    <w:p>
      <w:pPr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Practical experience in Web </w:t>
      </w:r>
      <w:r>
        <w:rPr>
          <w:color w:val="000000"/>
          <w:sz w:val="20"/>
          <w:szCs w:val="20"/>
        </w:rPr>
        <w:t xml:space="preserve">technology(</w:t>
      </w:r>
      <w:r>
        <w:rPr>
          <w:color w:val="000000"/>
          <w:sz w:val="20"/>
          <w:szCs w:val="20"/>
        </w:rPr>
        <w:t xml:space="preserve">Html, </w:t>
      </w:r>
      <w:r>
        <w:rPr>
          <w:color w:val="000000"/>
          <w:sz w:val="20"/>
          <w:szCs w:val="20"/>
        </w:rPr>
        <w:t xml:space="preserve">Css</w:t>
      </w:r>
      <w:r>
        <w:rPr>
          <w:color w:val="000000"/>
          <w:sz w:val="20"/>
          <w:szCs w:val="20"/>
        </w:rPr>
        <w:t xml:space="preserve">, Js)</w:t>
      </w:r>
    </w:p>
    <w:p>
      <w:pPr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Projects in different environments: Web and mobile</w:t>
      </w:r>
    </w:p>
    <w:p>
      <w:pPr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Knowledge and familiarity of SQL </w:t>
      </w:r>
    </w:p>
    <w:p>
      <w:pPr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Experience in project management </w:t>
      </w:r>
      <w:r>
        <w:rPr>
          <w:color w:val="000000"/>
          <w:sz w:val="20"/>
          <w:szCs w:val="20"/>
        </w:rPr>
        <w:t xml:space="preserve">tools(</w:t>
      </w:r>
      <w:r>
        <w:rPr>
          <w:color w:val="000000"/>
          <w:sz w:val="20"/>
          <w:szCs w:val="20"/>
        </w:rPr>
        <w:t xml:space="preserve">Jira)</w:t>
      </w:r>
    </w:p>
    <w:p>
      <w:pPr>
        <w:spacing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 xml:space="preserve">2012 – 2016:</w:t>
      </w:r>
      <w:r>
        <w:rPr>
          <w:sz w:val="20"/>
          <w:szCs w:val="20"/>
        </w:rPr>
        <w:t xml:space="preserve"> Computer Science at </w:t>
      </w:r>
      <w:r>
        <w:rPr>
          <w:sz w:val="20"/>
          <w:szCs w:val="20"/>
        </w:rPr>
        <w:t xml:space="preserve">Shevach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Mofet</w:t>
      </w:r>
      <w:r>
        <w:rPr>
          <w:sz w:val="20"/>
          <w:szCs w:val="20"/>
        </w:rPr>
        <w:t xml:space="preserve"> Tel Aviv High School</w:t>
      </w:r>
    </w:p>
    <w:p>
      <w:pPr>
        <w:numPr>
          <w:ilvl w:val="0"/>
          <w:numId w:val="9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Programming </w:t>
      </w:r>
      <w:r>
        <w:rPr>
          <w:color w:val="000000"/>
          <w:sz w:val="20"/>
          <w:szCs w:val="20"/>
        </w:rPr>
        <w:t xml:space="preserve">languages :</w:t>
      </w:r>
      <w:r>
        <w:rPr>
          <w:color w:val="000000"/>
          <w:sz w:val="20"/>
          <w:szCs w:val="20"/>
        </w:rPr>
        <w:t xml:space="preserve"> JS ,C#</w:t>
      </w:r>
    </w:p>
    <w:p>
      <w:pPr>
        <w:numPr>
          <w:ilvl w:val="0"/>
          <w:numId w:val="9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Data structures</w:t>
      </w:r>
    </w:p>
    <w:p>
      <w:pPr>
        <w:numPr>
          <w:ilvl w:val="0"/>
          <w:numId w:val="9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Mobile Application project</w:t>
      </w:r>
    </w:p>
    <w:p>
      <w:pPr>
        <w:numPr>
          <w:ilvl w:val="0"/>
          <w:numId w:val="9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Web project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color w:val="000000"/>
          <w:sz w:val="20"/>
          <w:szCs w:val="20"/>
        </w:rPr>
        <w:pPrChange w:id="9" w:author="">
          <w:pPr/>
        </w:pPrChange>
      </w:pPr>
    </w:p>
    <w:p>
      <w:pPr>
        <w:pStyle w:val="Heading1"/>
        <w:spacing/>
        <w:rPr>
          <w:sz w:val="32"/>
          <w:szCs w:val="32"/>
        </w:rPr>
      </w:pPr>
      <w:r>
        <w:rPr>
          <w:sz w:val="32"/>
          <w:szCs w:val="32"/>
        </w:rPr>
        <w:t xml:space="preserve">Military Service</w:t>
      </w:r>
    </w:p>
    <w:p>
      <w:pPr>
        <w:spacing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2017 - 2020: Basic training commander </w:t>
      </w:r>
    </w:p>
    <w:p>
      <w:pPr>
        <w:spacing/>
        <w:rPr>
          <w:sz w:val="20"/>
          <w:szCs w:val="20"/>
        </w:rPr>
      </w:pPr>
      <w:r>
        <w:rPr>
          <w:sz w:val="20"/>
          <w:szCs w:val="20"/>
        </w:rPr>
        <w:t xml:space="preserve">Training new recruits </w:t>
      </w:r>
      <w:del w:id="10" w:author="">
        <w:r>
          <w:rPr>
            <w:sz w:val="20"/>
            <w:szCs w:val="20"/>
          </w:rPr>
          <w:delText xml:space="preserve">for the</w:delText>
        </w:r>
      </w:del>
      <w:ins w:id="11" w:author="">
        <w:r>
          <w:rPr>
            <w:sz w:val="20"/>
            <w:szCs w:val="20"/>
          </w:rPr>
          <w:t xml:space="preserve">in</w:t>
        </w:r>
      </w:ins>
      <w:r>
        <w:rPr>
          <w:sz w:val="20"/>
          <w:szCs w:val="20"/>
        </w:rPr>
        <w:t xml:space="preserve"> IDF and preparation for service, </w:t>
      </w:r>
      <w:del w:id="12" w:author="">
        <w:r>
          <w:rPr>
            <w:sz w:val="20"/>
            <w:szCs w:val="20"/>
          </w:rPr>
          <w:delText xml:space="preserve">part of the population</w:delText>
        </w:r>
      </w:del>
      <w:ins w:id="13" w:author="">
        <w:r>
          <w:rPr>
            <w:sz w:val="20"/>
            <w:szCs w:val="20"/>
          </w:rPr>
          <w:t xml:space="preserve">including</w:t>
        </w:r>
      </w:ins>
      <w:r>
        <w:rPr>
          <w:sz w:val="20"/>
          <w:szCs w:val="20"/>
        </w:rPr>
        <w:t xml:space="preserve">:</w:t>
      </w:r>
      <w:r>
        <w:rPr>
          <w:sz w:val="20"/>
          <w:szCs w:val="20"/>
        </w:rPr>
        <w:t xml:space="preserve"> paramedics, KLAGs and recruits of special service for officers</w:t>
      </w:r>
    </w:p>
    <w:p>
      <w:pPr>
        <w:spacing/>
        <w:rPr>
          <w:sz w:val="20"/>
          <w:szCs w:val="20"/>
        </w:rPr>
      </w:pPr>
      <w:r>
        <w:rPr>
          <w:sz w:val="20"/>
          <w:szCs w:val="20"/>
        </w:rPr>
        <w:t xml:space="preserve">3 cycles as a class commander in the rank of rifleman 03 and one cycle as a platoon sergeant in the rank of rifleman 03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Leading and tutoring new recruits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Ability to pass orders and </w:t>
      </w:r>
      <w:del w:id="14" w:author="">
        <w:r>
          <w:rPr>
            <w:color w:val="000000"/>
            <w:sz w:val="20"/>
            <w:szCs w:val="20"/>
          </w:rPr>
          <w:delText xml:space="preserve">controlling </w:delText>
        </w:r>
      </w:del>
      <w:ins w:id="15" w:author="">
        <w:r>
          <w:rPr>
            <w:color w:val="000000"/>
            <w:sz w:val="20"/>
            <w:szCs w:val="20"/>
          </w:rPr>
          <w:t xml:space="preserve">leading</w:t>
        </w:r>
      </w:ins>
      <w:ins w:id="16" w:author="">
        <w:r>
          <w:rPr>
            <w:color w:val="000000"/>
            <w:sz w:val="20"/>
            <w:szCs w:val="20"/>
          </w:rPr>
          <w:t xml:space="preserve"> </w:t>
        </w:r>
      </w:ins>
      <w:r>
        <w:rPr>
          <w:color w:val="000000"/>
          <w:sz w:val="20"/>
          <w:szCs w:val="20"/>
        </w:rPr>
        <w:t xml:space="preserve">a large</w:t>
      </w:r>
      <w:ins w:id="17" w:author="">
        <w:r>
          <w:rPr>
            <w:color w:val="000000"/>
            <w:sz w:val="20"/>
            <w:szCs w:val="20"/>
          </w:rPr>
          <w:t xml:space="preserve"> scale</w:t>
        </w:r>
      </w:ins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group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Ability to work efficient</w:t>
      </w:r>
      <w:ins w:id="18" w:author="">
        <w:r>
          <w:rPr>
            <w:color w:val="000000"/>
            <w:sz w:val="20"/>
            <w:szCs w:val="20"/>
          </w:rPr>
          <w:t xml:space="preserve">ly</w:t>
        </w:r>
      </w:ins>
      <w:r>
        <w:rPr>
          <w:color w:val="000000"/>
          <w:sz w:val="20"/>
          <w:szCs w:val="20"/>
        </w:rPr>
        <w:t xml:space="preserve"> under </w:t>
      </w:r>
      <w:r>
        <w:rPr>
          <w:color w:val="000000"/>
          <w:sz w:val="20"/>
          <w:szCs w:val="20"/>
        </w:rPr>
        <w:t xml:space="preserve">pressure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Experience in creative problem </w:t>
      </w:r>
      <w:r>
        <w:rPr>
          <w:color w:val="000000"/>
          <w:sz w:val="20"/>
          <w:szCs w:val="20"/>
        </w:rPr>
        <w:t xml:space="preserve">solving</w:t>
      </w:r>
      <w:r>
        <w:rPr>
          <w:color w:val="000000"/>
          <w:sz w:val="20"/>
          <w:szCs w:val="20"/>
        </w:rPr>
        <w:t xml:space="preserve"> </w:t>
      </w:r>
    </w:p>
    <w:p>
      <w:pPr>
        <w:spacing/>
        <w:rPr>
          <w:sz w:val="20"/>
          <w:szCs w:val="20"/>
        </w:rPr>
      </w:pPr>
    </w:p>
    <w:p>
      <w:pPr>
        <w:pStyle w:val="Heading1"/>
        <w:spacing/>
        <w:rPr>
          <w:sz w:val="32"/>
          <w:szCs w:val="32"/>
        </w:rPr>
      </w:pPr>
      <w:r>
        <w:rPr>
          <w:sz w:val="32"/>
          <w:szCs w:val="32"/>
        </w:rPr>
        <w:t xml:space="preserve">Skills</w:t>
      </w:r>
    </w:p>
    <w:p>
      <w:pPr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Writing test case designs</w:t>
      </w:r>
    </w:p>
    <w:p>
      <w:pPr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QA methodologies</w:t>
      </w:r>
    </w:p>
    <w:p>
      <w:pPr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Writing and integrating automated tests using Cypress</w:t>
      </w:r>
    </w:p>
    <w:p>
      <w:pPr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Html, </w:t>
      </w:r>
      <w:r>
        <w:rPr>
          <w:color w:val="000000"/>
          <w:sz w:val="20"/>
          <w:szCs w:val="20"/>
        </w:rPr>
        <w:t xml:space="preserve">Css</w:t>
      </w:r>
      <w:r>
        <w:rPr>
          <w:color w:val="000000"/>
          <w:sz w:val="20"/>
          <w:szCs w:val="20"/>
        </w:rPr>
        <w:t xml:space="preserve">, Js – familiarity for testing a </w:t>
      </w:r>
      <w:r>
        <w:rPr>
          <w:color w:val="000000"/>
          <w:sz w:val="20"/>
          <w:szCs w:val="20"/>
        </w:rPr>
        <w:t xml:space="preserve">website</w:t>
      </w:r>
    </w:p>
    <w:p>
      <w:pPr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Jira, RabbitMQ, Git – project management tools</w:t>
      </w:r>
    </w:p>
    <w:p>
      <w:pPr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Familiarity with Python, </w:t>
      </w:r>
      <w:r>
        <w:rPr>
          <w:color w:val="000000"/>
          <w:sz w:val="20"/>
          <w:szCs w:val="20"/>
        </w:rPr>
        <w:t xml:space="preserve">JS ,</w:t>
      </w:r>
      <w:r>
        <w:rPr>
          <w:color w:val="000000"/>
          <w:sz w:val="20"/>
          <w:szCs w:val="20"/>
        </w:rPr>
        <w:t xml:space="preserve"> C# - programming languages</w:t>
      </w:r>
    </w:p>
    <w:p>
      <w:pPr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Writing a bug report</w:t>
      </w:r>
    </w:p>
    <w:p>
      <w:pPr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Creative thinking and problem solving</w:t>
      </w:r>
    </w:p>
    <w:p>
      <w:pPr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Ability to lead a team and prioritizing </w:t>
      </w:r>
      <w:r>
        <w:rPr>
          <w:color w:val="000000"/>
          <w:sz w:val="20"/>
          <w:szCs w:val="20"/>
        </w:rPr>
        <w:t xml:space="preserve">objectives</w:t>
      </w:r>
    </w:p>
    <w:p>
      <w:pPr>
        <w:pStyle w:val="Heading1"/>
        <w:spacing/>
        <w:rPr>
          <w:sz w:val="32"/>
          <w:szCs w:val="32"/>
        </w:rPr>
      </w:pPr>
      <w:r>
        <w:rPr>
          <w:sz w:val="32"/>
          <w:szCs w:val="32"/>
        </w:rPr>
        <w:t xml:space="preserve">Languages</w:t>
      </w:r>
    </w:p>
    <w:p>
      <w:pPr>
        <w:numPr>
          <w:ilvl w:val="0"/>
          <w:numId w:val="8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Hebrew - Fluent</w:t>
      </w:r>
    </w:p>
    <w:p>
      <w:pPr>
        <w:numPr>
          <w:ilvl w:val="0"/>
          <w:numId w:val="8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English - Very good</w:t>
      </w:r>
    </w:p>
    <w:p>
      <w:pPr>
        <w:numPr>
          <w:ilvl w:val="0"/>
          <w:numId w:val="8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Russian - Fluent</w:t>
      </w:r>
    </w:p>
    <w:sectPr>
      <w:headerReference w:type="first" r:id="rId3"/>
      <w:headerReference w:type="even" r:id="rId4"/>
      <w:headerReference w:type="default" r:id="rId5"/>
      <w:type w:val="nextPage"/>
      <w:pgSz w:w="12240" w:h="15840"/>
      <w:pgMar w:top="45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multiLevelType w:val="multilevel"/>
    <w:lvl w:ilvl="0">
      <w:start w:val="1"/>
      <w:numFmt w:val="bullet"/>
      <w:suff w:val="tab"/>
      <w:lvlText w:val="●"/>
      <w:pPr>
        <w:spacing/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multiLevelType w:val="multilevel"/>
    <w:lvl w:ilvl="0">
      <w:start w:val="1"/>
      <w:numFmt w:val="bullet"/>
      <w:suff w:val="tab"/>
      <w:lvlText w:val="●"/>
      <w:pPr>
        <w:spacing/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>
    <w:multiLevelType w:val="multilevel"/>
    <w:lvl w:ilvl="0">
      <w:start w:val="1"/>
      <w:numFmt w:val="bullet"/>
      <w:suff w:val="tab"/>
      <w:lvlText w:val="●"/>
      <w:pPr>
        <w:spacing/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multiLevelType w:val="multilevel"/>
    <w:lvl w:ilvl="0">
      <w:start w:val="1"/>
      <w:numFmt w:val="bullet"/>
      <w:suff w:val="tab"/>
      <w:lvlText w:val="●"/>
      <w:pPr>
        <w:spacing/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720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20"/>
  <w:proofState w:spelling="clean" w:grammar="clean"/>
  <w:trackRevisions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7B4D84B"/>
  <w15:docId xmlns:w15="http://schemas.microsoft.com/office/word/2012/wordml" w15:val="{A378CFC3-403D-4AFA-BD08-B5DF7532532B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/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8" w:space="20" w:color="000000"/>
      </w:pBdr>
      <w:spacing w:before="240" w:after="0"/>
      <w:outlineLvl w:val="0"/>
    </w:pPr>
    <w:rPr>
      <w:color w:val="2F5496"/>
      <w:sz w:val="36"/>
      <w:szCs w:val="36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Revision" w:customStyle="1">
    <w:name w:val="Revision"/>
    <w:semiHidden/>
    <w:pPr>
      <w:spacing w:after="0" w:line="240" w:lineRule="auto"/>
    </w:pPr>
    <w:rPr/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4" Type="http://schemas.openxmlformats.org/officeDocument/2006/relationships/header" Target="header4.xml" /><Relationship Id="rId3" Type="http://schemas.openxmlformats.org/officeDocument/2006/relationships/header" Target="header3.xml" /><Relationship Id="rId5" Type="http://schemas.openxmlformats.org/officeDocument/2006/relationships/header" Target="header5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mailto:Kfir.zusman@gmail.com" TargetMode="External" /><Relationship Id="rId2" Type="http://schemas.openxmlformats.org/officeDocument/2006/relationships/hyperlink" Target="http://www.linkedin.com/in/kfir-zusman" TargetMode="External" /><Relationship Id="rIdSELW6J" Type="http://schemas.openxmlformats.org/officeDocument/2006/relationships/image" Target="media/4HASHR.jpg"/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2</Pages>
  <Words>500</Words>
  <Characters>2852</Characters>
  <Application>Microsoft Office Word</Application>
  <DocSecurity>0</DocSecurity>
  <Lines>23</Lines>
  <Paragraphs>6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Schwartz, Alexandra</cp:lastModifiedBy>
  <cp:revision>2</cp:revision>
  <dcterms:created xsi:type="dcterms:W3CDTF">2023-10-23T04:46:00Z</dcterms:created>
  <dcterms:modified xsi:type="dcterms:W3CDTF">2023-10-23T04:46:00Z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MSIP_Label_c8eddb31-ca59-47b4-aceb-732539ed590b_Enabled" pid="2">
    <vt:lpstr/>
  </property>
  <property fmtid="{D5CDD505-2E9C-101B-9397-08002B2CF9AE}" name="MSIP_Label_c8eddb31-ca59-47b4-aceb-732539ed590b_SetDate" pid="3">
    <vt:lpstr/>
  </property>
  <property fmtid="{D5CDD505-2E9C-101B-9397-08002B2CF9AE}" name="MSIP_Label_c8eddb31-ca59-47b4-aceb-732539ed590b_Method" pid="4">
    <vt:lpstr/>
  </property>
  <property fmtid="{D5CDD505-2E9C-101B-9397-08002B2CF9AE}" name="MSIP_Label_c8eddb31-ca59-47b4-aceb-732539ed590b_Name" pid="5">
    <vt:lpstr/>
  </property>
  <property fmtid="{D5CDD505-2E9C-101B-9397-08002B2CF9AE}" name="MSIP_Label_c8eddb31-ca59-47b4-aceb-732539ed590b_SiteId" pid="6">
    <vt:lpstr/>
  </property>
  <property fmtid="{D5CDD505-2E9C-101B-9397-08002B2CF9AE}" name="MSIP_Label_c8eddb31-ca59-47b4-aceb-732539ed590b_ActionId" pid="7">
    <vt:lpstr/>
  </property>
  <property fmtid="{D5CDD505-2E9C-101B-9397-08002B2CF9AE}" name="MSIP_Label_c8eddb31-ca59-47b4-aceb-732539ed590b_ContentBits" pid="8">
    <vt:lpstr/>
  </property>
</Properties>
</file>