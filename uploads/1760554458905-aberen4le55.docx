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717"/>
                    <pic:cNvPicPr/>
                  </pic:nvPicPr>
                  <pic:blipFill>
                    <a:blip xmlns:r="http://schemas.openxmlformats.org/officeDocument/2006/relationships" r:embed="rId4RPDH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קורות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חיים</w:t>
      </w:r>
      <w:r>
        <w:rPr>
          <w:b/>
          <w:bCs/>
          <w:sz w:val="28"/>
          <w:szCs w:val="28"/>
          <w:u w:val="single"/>
          <w:rtl/>
        </w:rPr>
        <w:t xml:space="preserve"> : 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שם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פרטי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יוחאי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שם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משפחה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בטיטו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דואר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אלקטרוני</w:t>
      </w:r>
      <w:r>
        <w:rPr>
          <w:b/>
          <w:bCs/>
          <w:sz w:val="28"/>
          <w:szCs w:val="28"/>
          <w:u w:val="single"/>
          <w:rtl/>
        </w:rPr>
        <w:t xml:space="preserve"> :   </w:t>
      </w:r>
      <w:hyperlink r:id="rId1" w:history="1">
        <w:r>
          <w:rPr>
            <w:b/>
            <w:color w:val="1155CC"/>
            <w:sz w:val="28"/>
            <w:szCs w:val="28"/>
            <w:u w:val="single"/>
            <w:rtl w:val="0"/>
          </w:rPr>
          <w:t xml:space="preserve">YUHAI1234@WALLA.CO.IL</w:t>
        </w:r>
      </w:hyperlink>
      <w:r>
        <w:rPr>
          <w:b/>
          <w:sz w:val="28"/>
          <w:szCs w:val="28"/>
          <w:u w:val="single"/>
          <w:rtl w:val="0"/>
        </w:rPr>
        <w:t xml:space="preserve"> </w:t>
      </w: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  <w:rtl w:val="0"/>
        </w:rPr>
        <w:t xml:space="preserve"> </w:t>
      </w: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מספר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טלפון</w:t>
      </w:r>
      <w:r>
        <w:rPr>
          <w:b/>
          <w:bCs/>
          <w:sz w:val="28"/>
          <w:szCs w:val="28"/>
          <w:u w:val="single"/>
          <w:rtl/>
        </w:rPr>
        <w:t xml:space="preserve"> : 0524566457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כתובת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דוד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ילין</w:t>
      </w:r>
      <w:r>
        <w:rPr>
          <w:b/>
          <w:bCs/>
          <w:sz w:val="28"/>
          <w:szCs w:val="28"/>
          <w:u w:val="single"/>
          <w:rtl/>
        </w:rPr>
        <w:t xml:space="preserve"> 65 </w:t>
      </w:r>
      <w:ins w:id="0" w:author="">
        <w:r>
          <w:rPr>
            <w:b/>
            <w:bCs/>
            <w:sz w:val="28"/>
            <w:szCs w:val="28"/>
            <w:u w:val="single"/>
            <w:rtl/>
          </w:rPr>
          <w:t xml:space="preserve">באר</w:t>
        </w:r>
      </w:ins>
      <w:ins w:id="1" w:author="">
        <w:r>
          <w:rPr>
            <w:b/>
            <w:bCs/>
            <w:sz w:val="28"/>
            <w:szCs w:val="28"/>
            <w:u w:val="single"/>
            <w:rtl/>
          </w:rPr>
          <w:t xml:space="preserve"> </w:t>
        </w:r>
      </w:ins>
      <w:ins w:id="2" w:author="">
        <w:r>
          <w:rPr>
            <w:b/>
            <w:bCs/>
            <w:sz w:val="28"/>
            <w:szCs w:val="28"/>
            <w:u w:val="single"/>
            <w:rtl/>
          </w:rPr>
          <w:t xml:space="preserve">שבע</w:t>
        </w:r>
      </w:ins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מיקוד</w:t>
      </w:r>
      <w:r>
        <w:rPr>
          <w:b/>
          <w:bCs/>
          <w:sz w:val="28"/>
          <w:szCs w:val="28"/>
          <w:u w:val="single"/>
          <w:rtl/>
        </w:rPr>
        <w:t xml:space="preserve"> : 8482651</w:t>
      </w: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  <w:r>
        <w:rPr>
          <w:b/>
          <w:sz w:val="28"/>
          <w:szCs w:val="28"/>
          <w:u w:val="single"/>
          <w:rtl w:val="0"/>
        </w:rPr>
        <w:t xml:space="preserve"> </w:t>
      </w:r>
      <w:r>
        <w:rPr>
          <w:b/>
          <w:sz w:val="28"/>
          <w:szCs w:val="28"/>
          <w:rtl w:val="0"/>
        </w:rPr>
        <w:t xml:space="preserve">------------------------------------------------------------------------------------------------</w:t>
      </w: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פרטים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אישיים</w:t>
      </w:r>
      <w:r>
        <w:rPr>
          <w:b/>
          <w:bCs/>
          <w:sz w:val="28"/>
          <w:szCs w:val="28"/>
          <w:u w:val="single"/>
          <w:rtl/>
        </w:rPr>
        <w:t xml:space="preserve"> :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תאריך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לידה</w:t>
      </w:r>
      <w:r>
        <w:rPr>
          <w:b/>
          <w:bCs/>
          <w:sz w:val="28"/>
          <w:szCs w:val="28"/>
          <w:u w:val="single"/>
          <w:rtl/>
        </w:rPr>
        <w:t xml:space="preserve"> : 11.03.84 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מקום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לידה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בית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חולים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סורוקה</w:t>
      </w:r>
      <w:r>
        <w:rPr>
          <w:b/>
          <w:bCs/>
          <w:sz w:val="28"/>
          <w:szCs w:val="28"/>
          <w:u w:val="single"/>
          <w:rtl/>
        </w:rPr>
        <w:t xml:space="preserve"> 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רישיון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נהיגה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יש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מגדר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זכר</w:t>
      </w:r>
      <w:r>
        <w:rPr>
          <w:b/>
          <w:bCs/>
          <w:sz w:val="28"/>
          <w:szCs w:val="28"/>
          <w:u w:val="single"/>
          <w:rtl/>
        </w:rPr>
        <w:t xml:space="preserve"> 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לאום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יהודי</w:t>
      </w:r>
      <w:r>
        <w:rPr>
          <w:b/>
          <w:bCs/>
          <w:sz w:val="28"/>
          <w:szCs w:val="28"/>
          <w:u w:val="single"/>
          <w:rtl/>
        </w:rPr>
        <w:t xml:space="preserve"> 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מעמד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אזרחי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ישראלי</w:t>
      </w: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  <w:rtl w:val="0"/>
        </w:rPr>
        <w:t xml:space="preserve"> </w:t>
      </w: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סטטוס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נשוי</w:t>
      </w:r>
      <w:r>
        <w:rPr>
          <w:b/>
          <w:bCs/>
          <w:sz w:val="28"/>
          <w:szCs w:val="28"/>
          <w:u w:val="single"/>
          <w:rtl/>
        </w:rPr>
        <w:t xml:space="preserve"> + 5 </w:t>
      </w:r>
      <w:r>
        <w:rPr>
          <w:b/>
          <w:bCs/>
          <w:sz w:val="28"/>
          <w:szCs w:val="28"/>
          <w:u w:val="single"/>
          <w:rtl/>
        </w:rPr>
        <w:t xml:space="preserve">ילדים</w:t>
      </w:r>
      <w:r>
        <w:rPr>
          <w:b/>
          <w:bCs/>
          <w:sz w:val="28"/>
          <w:szCs w:val="28"/>
          <w:u w:val="single"/>
          <w:rtl/>
        </w:rPr>
        <w:t xml:space="preserve"> 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צבא</w:t>
      </w:r>
      <w:r>
        <w:rPr>
          <w:b/>
          <w:bCs/>
          <w:sz w:val="28"/>
          <w:szCs w:val="28"/>
          <w:u w:val="single"/>
          <w:rtl/>
        </w:rPr>
        <w:t xml:space="preserve"> : </w:t>
      </w:r>
      <w:r>
        <w:rPr>
          <w:b/>
          <w:bCs/>
          <w:sz w:val="28"/>
          <w:szCs w:val="28"/>
          <w:u w:val="single"/>
          <w:rtl/>
        </w:rPr>
        <w:t xml:space="preserve">עשיתי</w:t>
      </w:r>
      <w:r>
        <w:rPr>
          <w:b/>
          <w:bCs/>
          <w:sz w:val="28"/>
          <w:szCs w:val="28"/>
          <w:u w:val="single"/>
          <w:rtl/>
        </w:rPr>
        <w:t xml:space="preserve">  </w:t>
      </w:r>
      <w:r>
        <w:rPr>
          <w:b/>
          <w:bCs/>
          <w:sz w:val="28"/>
          <w:szCs w:val="28"/>
          <w:u w:val="single"/>
          <w:rtl/>
        </w:rPr>
        <w:t xml:space="preserve">והייתי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במקצוע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נהג</w:t>
      </w:r>
      <w:r>
        <w:rPr>
          <w:b/>
          <w:bCs/>
          <w:sz w:val="28"/>
          <w:szCs w:val="28"/>
          <w:u w:val="single"/>
          <w:rtl/>
        </w:rPr>
        <w:t xml:space="preserve"> </w:t>
      </w:r>
    </w:p>
    <w:p>
      <w:pPr>
        <w:bidi/>
        <w:spacing/>
        <w:rPr>
          <w:b/>
          <w:sz w:val="28"/>
          <w:szCs w:val="28"/>
          <w:u w:val="single"/>
        </w:rPr>
      </w:pPr>
    </w:p>
    <w:p>
      <w:pPr>
        <w:bidi/>
        <w:spacing/>
        <w:rPr>
          <w:b/>
          <w:sz w:val="28"/>
          <w:szCs w:val="28"/>
          <w:u w:val="single"/>
        </w:rPr>
      </w:pPr>
      <w:ins w:id="3" w:author="">
        <w:r>
          <w:rPr>
            <w:b/>
            <w:bCs/>
            <w:sz w:val="28"/>
            <w:szCs w:val="28"/>
            <w:u w:val="single"/>
            <w:rtl/>
          </w:rPr>
          <w:t xml:space="preserve">רשיון</w:t>
        </w:r>
      </w:ins>
      <w:ins w:id="4" w:author="">
        <w:r>
          <w:rPr>
            <w:b/>
            <w:bCs/>
            <w:sz w:val="28"/>
            <w:szCs w:val="28"/>
            <w:u w:val="single"/>
            <w:rtl/>
          </w:rPr>
          <w:t xml:space="preserve"> </w:t>
        </w:r>
      </w:ins>
      <w:ins w:id="5" w:author="">
        <w:r>
          <w:rPr>
            <w:b/>
            <w:bCs/>
            <w:sz w:val="28"/>
            <w:szCs w:val="28"/>
            <w:u w:val="single"/>
            <w:rtl/>
          </w:rPr>
          <w:t xml:space="preserve">ג</w:t>
        </w:r>
      </w:ins>
      <w:ins w:id="6" w:author="">
        <w:r>
          <w:rPr>
            <w:b/>
            <w:bCs/>
            <w:sz w:val="28"/>
            <w:szCs w:val="28"/>
            <w:u w:val="single"/>
            <w:rtl/>
          </w:rPr>
          <w:t xml:space="preserve">'</w:t>
        </w:r>
      </w:ins>
      <w:ins w:id="7" w:author="">
        <w:r>
          <w:rPr>
            <w:b/>
            <w:bCs/>
            <w:sz w:val="28"/>
            <w:szCs w:val="28"/>
            <w:u w:val="single"/>
            <w:rtl/>
          </w:rPr>
          <w:t xml:space="preserve">עד</w:t>
        </w:r>
      </w:ins>
      <w:ins w:id="8" w:author="">
        <w:r>
          <w:rPr>
            <w:b/>
            <w:bCs/>
            <w:sz w:val="28"/>
            <w:szCs w:val="28"/>
            <w:u w:val="single"/>
            <w:rtl/>
          </w:rPr>
          <w:t xml:space="preserve"> 15 </w:t>
        </w:r>
      </w:ins>
      <w:ins w:id="9" w:author="">
        <w:r>
          <w:rPr>
            <w:b/>
            <w:bCs/>
            <w:sz w:val="28"/>
            <w:szCs w:val="28"/>
            <w:u w:val="single"/>
            <w:rtl/>
          </w:rPr>
          <w:t xml:space="preserve">טון</w:t>
        </w:r>
      </w:ins>
    </w:p>
    <w:p>
      <w:pPr>
        <w:bidi/>
        <w:spacing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------------------------------------------------------------------------------------------------</w:t>
      </w: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תעסוקה</w:t>
      </w:r>
      <w:r>
        <w:rPr>
          <w:b/>
          <w:bCs/>
          <w:sz w:val="28"/>
          <w:szCs w:val="28"/>
          <w:rtl/>
        </w:rPr>
        <w:t xml:space="preserve">:</w:t>
      </w: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עבדתי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</w:t>
      </w:r>
      <w:r>
        <w:rPr>
          <w:b/>
          <w:bCs/>
          <w:sz w:val="28"/>
          <w:szCs w:val="28"/>
          <w:rtl/>
        </w:rPr>
        <w:t xml:space="preserve">- </w:t>
      </w:r>
    </w:p>
    <w:p>
      <w:pPr>
        <w:bidi/>
        <w:spacing/>
        <w:rPr>
          <w:b/>
          <w:sz w:val="28"/>
          <w:szCs w:val="28"/>
        </w:rPr>
      </w:pPr>
      <w:ins w:id="10" w:author="">
        <w:r>
          <w:rPr>
            <w:b/>
            <w:sz w:val="28"/>
            <w:szCs w:val="28"/>
            <w:rtl w:val="0"/>
          </w:rPr>
          <w:t xml:space="preserve">1.</w:t>
        </w:r>
      </w:ins>
      <w:r>
        <w:rPr>
          <w:b/>
          <w:bCs/>
          <w:sz w:val="28"/>
          <w:szCs w:val="28"/>
          <w:rtl/>
        </w:rPr>
        <w:t xml:space="preserve">קרביץ</w:t>
      </w:r>
      <w:ins w:id="11" w:author="">
        <w:r>
          <w:rPr>
            <w:b/>
            <w:bCs/>
            <w:sz w:val="28"/>
            <w:szCs w:val="28"/>
            <w:rtl/>
          </w:rPr>
          <w:t xml:space="preserve"> 7 </w:t>
        </w:r>
      </w:ins>
      <w:ins w:id="12" w:author="">
        <w:r>
          <w:rPr>
            <w:b/>
            <w:bCs/>
            <w:sz w:val="28"/>
            <w:szCs w:val="28"/>
            <w:rtl/>
          </w:rPr>
          <w:t xml:space="preserve">וחצי</w:t>
        </w:r>
      </w:ins>
      <w:ins w:id="13" w:author="">
        <w:r>
          <w:rPr>
            <w:b/>
            <w:bCs/>
            <w:sz w:val="28"/>
            <w:szCs w:val="28"/>
            <w:rtl/>
          </w:rPr>
          <w:t xml:space="preserve"> </w:t>
        </w:r>
      </w:ins>
      <w:ins w:id="14" w:author="">
        <w:r>
          <w:rPr>
            <w:b/>
            <w:bCs/>
            <w:sz w:val="28"/>
            <w:szCs w:val="28"/>
            <w:rtl/>
          </w:rPr>
          <w:t xml:space="preserve">שנים</w:t>
        </w:r>
      </w:ins>
      <w:ins w:id="15" w:author="">
        <w:r>
          <w:rPr>
            <w:b/>
            <w:bCs/>
            <w:sz w:val="28"/>
            <w:szCs w:val="28"/>
            <w:rtl/>
          </w:rPr>
          <w:t xml:space="preserve"> </w:t>
        </w:r>
      </w:ins>
    </w:p>
    <w:p>
      <w:pPr>
        <w:bidi/>
        <w:spacing/>
        <w:rPr>
          <w:b/>
          <w:sz w:val="28"/>
          <w:szCs w:val="28"/>
        </w:rPr>
      </w:pPr>
      <w:ins w:id="16" w:author="">
        <w:r>
          <w:rPr>
            <w:b/>
            <w:bCs/>
            <w:sz w:val="28"/>
            <w:szCs w:val="28"/>
            <w:rtl/>
          </w:rPr>
          <w:t xml:space="preserve">2.</w:t>
        </w:r>
      </w:ins>
      <w:ins w:id="17" w:author="">
        <w:r>
          <w:rPr>
            <w:b/>
            <w:bCs/>
            <w:sz w:val="28"/>
            <w:szCs w:val="28"/>
            <w:rtl/>
          </w:rPr>
          <w:t xml:space="preserve">תנובה</w:t>
        </w:r>
      </w:ins>
      <w:ins w:id="18" w:author="">
        <w:r>
          <w:rPr>
            <w:b/>
            <w:bCs/>
            <w:sz w:val="28"/>
            <w:szCs w:val="28"/>
            <w:rtl/>
          </w:rPr>
          <w:t xml:space="preserve"> </w:t>
        </w:r>
      </w:ins>
      <w:ins w:id="19" w:author="">
        <w:r>
          <w:rPr>
            <w:b/>
            <w:bCs/>
            <w:sz w:val="28"/>
            <w:szCs w:val="28"/>
            <w:rtl/>
          </w:rPr>
          <w:t xml:space="preserve">בשר</w:t>
        </w:r>
      </w:ins>
      <w:ins w:id="20" w:author="">
        <w:r>
          <w:rPr>
            <w:b/>
            <w:bCs/>
            <w:sz w:val="28"/>
            <w:szCs w:val="28"/>
            <w:rtl/>
          </w:rPr>
          <w:t xml:space="preserve"> 3 </w:t>
        </w:r>
      </w:ins>
      <w:ins w:id="21" w:author="">
        <w:r>
          <w:rPr>
            <w:b/>
            <w:bCs/>
            <w:sz w:val="28"/>
            <w:szCs w:val="28"/>
            <w:rtl/>
          </w:rPr>
          <w:t xml:space="preserve">שנים</w:t>
        </w:r>
      </w:ins>
    </w:p>
    <w:p>
      <w:pPr>
        <w:bidi/>
        <w:spacing/>
        <w:rPr>
          <w:b/>
          <w:sz w:val="28"/>
          <w:szCs w:val="28"/>
        </w:rPr>
      </w:pPr>
      <w:ins w:id="22" w:author="">
        <w:r>
          <w:rPr>
            <w:b/>
            <w:bCs/>
            <w:sz w:val="28"/>
            <w:szCs w:val="28"/>
            <w:rtl/>
          </w:rPr>
          <w:t xml:space="preserve">3.</w:t>
        </w:r>
      </w:ins>
      <w:ins w:id="23" w:author="">
        <w:r>
          <w:rPr>
            <w:b/>
            <w:bCs/>
            <w:sz w:val="28"/>
            <w:szCs w:val="28"/>
            <w:rtl/>
          </w:rPr>
          <w:t xml:space="preserve">קוקה</w:t>
        </w:r>
      </w:ins>
      <w:ins w:id="24" w:author="">
        <w:r>
          <w:rPr>
            <w:b/>
            <w:bCs/>
            <w:sz w:val="28"/>
            <w:szCs w:val="28"/>
            <w:rtl/>
          </w:rPr>
          <w:t xml:space="preserve"> </w:t>
        </w:r>
      </w:ins>
      <w:ins w:id="25" w:author="">
        <w:r>
          <w:rPr>
            <w:b/>
            <w:bCs/>
            <w:sz w:val="28"/>
            <w:szCs w:val="28"/>
            <w:rtl/>
          </w:rPr>
          <w:t xml:space="preserve">קולה</w:t>
        </w:r>
      </w:ins>
      <w:ins w:id="26" w:author="">
        <w:r>
          <w:rPr>
            <w:b/>
            <w:bCs/>
            <w:sz w:val="28"/>
            <w:szCs w:val="28"/>
            <w:rtl/>
          </w:rPr>
          <w:t xml:space="preserve"> </w:t>
        </w:r>
      </w:ins>
      <w:ins w:id="27" w:author="">
        <w:r>
          <w:rPr>
            <w:b/>
            <w:bCs/>
            <w:sz w:val="28"/>
            <w:szCs w:val="28"/>
            <w:rtl/>
          </w:rPr>
          <w:t xml:space="preserve">שנה</w:t>
        </w:r>
      </w:ins>
      <w:ins w:id="28" w:author="">
        <w:r>
          <w:rPr>
            <w:b/>
            <w:bCs/>
            <w:sz w:val="28"/>
            <w:szCs w:val="28"/>
            <w:rtl/>
          </w:rPr>
          <w:t xml:space="preserve"> </w:t>
        </w:r>
      </w:ins>
      <w:ins w:id="29" w:author="">
        <w:r>
          <w:rPr>
            <w:b/>
            <w:bCs/>
            <w:sz w:val="28"/>
            <w:szCs w:val="28"/>
            <w:rtl/>
          </w:rPr>
          <w:t xml:space="preserve">וחצי</w:t>
        </w:r>
      </w:ins>
      <w:ins w:id="30" w:author="">
        <w:r>
          <w:rPr>
            <w:b/>
            <w:bCs/>
            <w:sz w:val="28"/>
            <w:szCs w:val="28"/>
            <w:rtl/>
          </w:rPr>
          <w:t xml:space="preserve"> </w:t>
        </w:r>
      </w:ins>
    </w:p>
    <w:p>
      <w:pPr>
        <w:bidi/>
        <w:spacing/>
        <w:rPr>
          <w:b/>
          <w:sz w:val="28"/>
          <w:szCs w:val="28"/>
        </w:rPr>
      </w:pPr>
      <w:ins w:id="31" w:author="">
        <w:r>
          <w:rPr>
            <w:b/>
            <w:bCs/>
            <w:sz w:val="28"/>
            <w:szCs w:val="28"/>
            <w:rtl/>
          </w:rPr>
          <w:t xml:space="preserve">4.</w:t>
        </w:r>
      </w:ins>
      <w:ins w:id="32" w:author="">
        <w:r>
          <w:rPr>
            <w:b/>
            <w:bCs/>
            <w:sz w:val="28"/>
            <w:szCs w:val="28"/>
            <w:rtl/>
          </w:rPr>
          <w:t xml:space="preserve">טמפו</w:t>
        </w:r>
      </w:ins>
      <w:ins w:id="33" w:author="">
        <w:r>
          <w:rPr>
            <w:b/>
            <w:bCs/>
            <w:sz w:val="28"/>
            <w:szCs w:val="28"/>
            <w:rtl/>
          </w:rPr>
          <w:t xml:space="preserve"> </w:t>
        </w:r>
      </w:ins>
      <w:ins w:id="34" w:author="">
        <w:r>
          <w:rPr>
            <w:b/>
            <w:bCs/>
            <w:sz w:val="28"/>
            <w:szCs w:val="28"/>
            <w:rtl/>
          </w:rPr>
          <w:t xml:space="preserve">שנה</w:t>
        </w:r>
      </w:ins>
      <w:ins w:id="35" w:author="">
        <w:r>
          <w:rPr>
            <w:b/>
            <w:bCs/>
            <w:sz w:val="28"/>
            <w:szCs w:val="28"/>
            <w:rtl/>
          </w:rPr>
          <w:t xml:space="preserve"> </w:t>
        </w:r>
      </w:ins>
      <w:ins w:id="36" w:author="">
        <w:r>
          <w:rPr>
            <w:b/>
            <w:bCs/>
            <w:sz w:val="28"/>
            <w:szCs w:val="28"/>
            <w:rtl/>
          </w:rPr>
          <w:t xml:space="preserve">וחצי</w:t>
        </w:r>
      </w:ins>
      <w:ins w:id="37" w:author="">
        <w:r>
          <w:rPr>
            <w:b/>
            <w:bCs/>
            <w:sz w:val="28"/>
            <w:szCs w:val="28"/>
            <w:rtl/>
          </w:rPr>
          <w:t xml:space="preserve"> </w:t>
        </w:r>
      </w:ins>
    </w:p>
    <w:p>
      <w:pPr>
        <w:bidi/>
        <w:spacing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------------------------------------------------------------------------------------------------</w:t>
      </w: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שפות</w:t>
      </w:r>
      <w:r>
        <w:rPr>
          <w:b/>
          <w:bCs/>
          <w:sz w:val="28"/>
          <w:szCs w:val="28"/>
          <w:rtl/>
        </w:rPr>
        <w:t xml:space="preserve">:</w:t>
      </w:r>
    </w:p>
    <w:p>
      <w:pPr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עברית</w:t>
      </w:r>
      <w:r>
        <w:rPr>
          <w:b/>
          <w:bCs/>
          <w:sz w:val="28"/>
          <w:szCs w:val="28"/>
          <w:rtl/>
        </w:rPr>
        <w:t xml:space="preserve"> </w:t>
      </w:r>
    </w:p>
    <w:p>
      <w:pPr>
        <w:bidi/>
        <w:spacing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-----------------------------------------------------------------------------------------------</w:t>
      </w: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חלק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מותאם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אישית</w:t>
      </w:r>
      <w:r>
        <w:rPr>
          <w:b/>
          <w:bCs/>
          <w:sz w:val="28"/>
          <w:szCs w:val="28"/>
          <w:rtl/>
        </w:rPr>
        <w:t xml:space="preserve"> : </w:t>
      </w:r>
    </w:p>
    <w:p>
      <w:pPr>
        <w:bidi/>
        <w:spacing/>
        <w:rPr>
          <w:b/>
          <w:sz w:val="28"/>
          <w:szCs w:val="28"/>
        </w:rPr>
      </w:pPr>
    </w:p>
    <w:p>
      <w:pPr>
        <w:bidi/>
        <w:spacing w:line="360" w:lineRule="auto"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אני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בן</w:t>
      </w:r>
      <w:r>
        <w:rPr>
          <w:b/>
          <w:bCs/>
          <w:sz w:val="28"/>
          <w:szCs w:val="28"/>
          <w:rtl/>
        </w:rPr>
        <w:t xml:space="preserve"> 39 </w:t>
      </w:r>
      <w:r>
        <w:rPr>
          <w:b/>
          <w:bCs/>
          <w:sz w:val="28"/>
          <w:szCs w:val="28"/>
          <w:rtl/>
        </w:rPr>
        <w:t xml:space="preserve">כל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חיי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עבדתי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בתחום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הנהיגה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יש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ניסיון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רב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בחלוקה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בידיעת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הארץ</w:t>
      </w:r>
      <w:r>
        <w:rPr>
          <w:b/>
          <w:bCs/>
          <w:sz w:val="28"/>
          <w:szCs w:val="28"/>
          <w:rtl/>
        </w:rPr>
        <w:t xml:space="preserve"> </w:t>
      </w:r>
    </w:p>
    <w:p>
      <w:pPr>
        <w:bidi/>
        <w:spacing w:line="360" w:lineRule="auto"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ובנהיגה</w:t>
      </w:r>
      <w:r>
        <w:rPr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  <w:rtl/>
        </w:rPr>
        <w:t xml:space="preserve">נוסף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לכך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יש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ניסיון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רב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עם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לקוחות</w:t>
      </w:r>
      <w:r>
        <w:rPr>
          <w:b/>
          <w:bCs/>
          <w:sz w:val="28"/>
          <w:szCs w:val="28"/>
          <w:rtl/>
        </w:rPr>
        <w:t xml:space="preserve"> .</w:t>
      </w:r>
    </w:p>
    <w:p>
      <w:pPr>
        <w:bidi/>
        <w:spacing w:line="360" w:lineRule="auto"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  <w:rtl/>
        </w:rPr>
        <w:t xml:space="preserve">אני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אדם</w:t>
      </w:r>
      <w:r>
        <w:rPr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  <w:rtl/>
        </w:rPr>
        <w:t xml:space="preserve">חרוץ</w:t>
      </w:r>
      <w:r>
        <w:rPr>
          <w:b/>
          <w:bCs/>
          <w:sz w:val="28"/>
          <w:szCs w:val="28"/>
          <w:rtl/>
        </w:rPr>
        <w:t xml:space="preserve"> , </w:t>
      </w:r>
      <w:r>
        <w:rPr>
          <w:b/>
          <w:bCs/>
          <w:sz w:val="28"/>
          <w:szCs w:val="28"/>
          <w:rtl/>
        </w:rPr>
        <w:t xml:space="preserve">דייקן</w:t>
      </w:r>
      <w:r>
        <w:rPr>
          <w:b/>
          <w:bCs/>
          <w:sz w:val="28"/>
          <w:szCs w:val="28"/>
          <w:rtl/>
        </w:rPr>
        <w:t xml:space="preserve"> ,  </w:t>
      </w:r>
      <w:r>
        <w:rPr>
          <w:b/>
          <w:bCs/>
          <w:sz w:val="28"/>
          <w:szCs w:val="28"/>
          <w:rtl/>
        </w:rPr>
        <w:t xml:space="preserve">ונורא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מסור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לעבודה</w:t>
      </w:r>
    </w:p>
    <w:p>
      <w:pPr>
        <w:bidi/>
        <w:spacing w:line="360" w:lineRule="auto"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  <w:rtl/>
        </w:rPr>
        <w:t xml:space="preserve">עבדתי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בהרבה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תחומים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של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חלוקה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שבעקבות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כך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הניסיון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שלי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רב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בתחום</w:t>
      </w:r>
      <w:r>
        <w:rPr>
          <w:b/>
          <w:bCs/>
          <w:sz w:val="28"/>
          <w:szCs w:val="28"/>
          <w:rtl/>
        </w:rPr>
        <w:t xml:space="preserve"> .</w:t>
      </w:r>
    </w:p>
    <w:p>
      <w:pPr>
        <w:bidi/>
        <w:spacing w:line="360" w:lineRule="auto"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תודה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מראש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יוחאי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בטיטו</w:t>
      </w:r>
      <w:r>
        <w:rPr>
          <w:b/>
          <w:bCs/>
          <w:sz w:val="28"/>
          <w:szCs w:val="28"/>
          <w:rtl/>
        </w:rPr>
        <w:t xml:space="preserve"> !</w:t>
      </w: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</w:p>
    <w:p>
      <w:pPr>
        <w:bidi/>
        <w:spacing/>
        <w:rPr>
          <w:b/>
          <w:sz w:val="28"/>
          <w:szCs w:val="28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YUHAI1234@WALLA.CO.IL" TargetMode="External" /><Relationship Id="rId4RPDHL" Type="http://schemas.openxmlformats.org/officeDocument/2006/relationships/image" Target="media/F87D3V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