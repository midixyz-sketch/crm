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76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5629"/>
                    <pic:cNvPicPr/>
                  </pic:nvPicPr>
                  <pic:blipFill>
                    <a:blip xmlns:r="http://schemas.openxmlformats.org/officeDocument/2006/relationships" r:embed="rId7T2JNH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0440" w:rsidRPr="0080194C" w:rsidP="00BD176B" w14:paraId="00000001" w14:textId="694AA1C4">
      <w:pPr>
        <w:bidi/>
        <w:jc w:val="center"/>
        <w:rPr>
          <w:rFonts w:ascii="David" w:eastAsia="Arial" w:hAnsi="David" w:cs="David"/>
          <w:bCs/>
          <w:color w:val="000000"/>
          <w:sz w:val="28"/>
          <w:szCs w:val="28"/>
          <w:u w:val="single"/>
          <w:rtl/>
        </w:rPr>
      </w:pPr>
      <w:r w:rsidRPr="0080194C">
        <w:rPr>
          <w:rFonts w:ascii="David" w:hAnsi="David" w:cs="David"/>
          <w:bCs/>
          <w:sz w:val="28"/>
          <w:szCs w:val="28"/>
          <w:u w:val="single"/>
          <w:rtl/>
        </w:rPr>
        <w:t>אירית</w:t>
      </w:r>
      <w:r w:rsidRPr="0080194C">
        <w:rPr>
          <w:rFonts w:ascii="David" w:eastAsia="Arial" w:hAnsi="David" w:cs="David"/>
          <w:bCs/>
          <w:sz w:val="28"/>
          <w:szCs w:val="28"/>
          <w:u w:val="single"/>
        </w:rPr>
        <w:t xml:space="preserve"> </w:t>
      </w:r>
      <w:r w:rsidRPr="0080194C">
        <w:rPr>
          <w:rFonts w:ascii="David" w:hAnsi="David" w:cs="David"/>
          <w:bCs/>
          <w:sz w:val="28"/>
          <w:szCs w:val="28"/>
          <w:u w:val="single"/>
          <w:rtl/>
        </w:rPr>
        <w:t>אביב</w:t>
      </w:r>
    </w:p>
    <w:p w:rsidR="00BD176B" w:rsidRPr="0080194C" w:rsidP="00BD176B" w14:paraId="6F2CBD28" w14:textId="77777777">
      <w:pPr>
        <w:bidi/>
        <w:jc w:val="center"/>
        <w:rPr>
          <w:rFonts w:ascii="David" w:eastAsia="Arial" w:hAnsi="David" w:cs="David"/>
          <w:bCs/>
          <w:color w:val="000000"/>
          <w:sz w:val="28"/>
          <w:szCs w:val="28"/>
          <w:u w:val="single"/>
        </w:rPr>
      </w:pPr>
    </w:p>
    <w:p w:rsidR="00770440" w:rsidRPr="0080194C" w14:paraId="00000003" w14:textId="77777777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hAnsi="David" w:cs="David"/>
          <w:color w:val="000000"/>
        </w:rPr>
      </w:pPr>
      <w:r w:rsidRPr="0080194C">
        <w:rPr>
          <w:rFonts w:ascii="David" w:hAnsi="David" w:cs="David"/>
          <w:color w:val="000000"/>
          <w:rtl/>
        </w:rPr>
        <w:t>ארץ לידה</w:t>
      </w:r>
      <w:r w:rsidRPr="0080194C">
        <w:rPr>
          <w:rFonts w:ascii="David" w:eastAsia="Arial" w:hAnsi="David" w:cs="David"/>
          <w:color w:val="000000"/>
        </w:rPr>
        <w:t xml:space="preserve">: </w:t>
      </w:r>
      <w:r w:rsidRPr="0080194C">
        <w:rPr>
          <w:rFonts w:ascii="David" w:hAnsi="David" w:cs="David"/>
          <w:color w:val="000000"/>
          <w:rtl/>
        </w:rPr>
        <w:t>ישראל</w:t>
      </w:r>
    </w:p>
    <w:p w:rsidR="00770440" w:rsidRPr="0080194C" w14:paraId="00000004" w14:textId="4FBA05F6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hAnsi="David" w:cs="David"/>
          <w:color w:val="000000"/>
        </w:rPr>
      </w:pPr>
      <w:r w:rsidRPr="0080194C">
        <w:rPr>
          <w:rFonts w:ascii="David" w:hAnsi="David" w:cs="David"/>
          <w:color w:val="000000"/>
          <w:rtl/>
        </w:rPr>
        <w:t>עיר מגורים</w:t>
      </w:r>
      <w:r w:rsidRPr="0080194C" w:rsidR="00876014">
        <w:rPr>
          <w:rFonts w:ascii="David" w:eastAsia="Arial" w:hAnsi="David" w:cs="David"/>
          <w:color w:val="000000"/>
        </w:rPr>
        <w:t xml:space="preserve">: </w:t>
      </w:r>
      <w:r w:rsidRPr="0080194C" w:rsidR="00876014">
        <w:rPr>
          <w:rFonts w:ascii="David" w:hAnsi="David" w:cs="David"/>
          <w:color w:val="000000"/>
          <w:rtl/>
        </w:rPr>
        <w:t xml:space="preserve">תל אביב </w:t>
      </w:r>
    </w:p>
    <w:p w:rsidR="00770440" w:rsidRPr="0080194C" w:rsidP="00BD176B" w14:paraId="00000008" w14:textId="2352CF02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hAnsi="David" w:cs="David"/>
          <w:color w:val="000000"/>
        </w:rPr>
      </w:pPr>
      <w:r w:rsidRPr="0080194C">
        <w:rPr>
          <w:rFonts w:ascii="David" w:hAnsi="David" w:cs="David"/>
          <w:color w:val="000000"/>
          <w:rtl/>
        </w:rPr>
        <w:t xml:space="preserve">מספר טלפון: </w:t>
      </w:r>
      <w:r w:rsidRPr="0080194C" w:rsidR="0081133D">
        <w:rPr>
          <w:rFonts w:ascii="David" w:eastAsia="Arial" w:hAnsi="David" w:cs="David"/>
          <w:rtl/>
        </w:rPr>
        <w:t>053-3013280</w:t>
      </w:r>
    </w:p>
    <w:p w:rsidR="00770440" w:rsidRPr="0080194C" w14:paraId="00000009" w14:textId="7C8458C3">
      <w:pPr>
        <w:pBdr>
          <w:top w:val="nil"/>
          <w:left w:val="nil"/>
          <w:bottom w:val="nil"/>
          <w:right w:val="nil"/>
          <w:between w:val="nil"/>
        </w:pBdr>
        <w:bidi/>
        <w:rPr>
          <w:del w:id="0" w:author="אירית אביב" w:date="2020-07-23T11:02:00Z"/>
          <w:rFonts w:ascii="David" w:hAnsi="David" w:cs="David"/>
          <w:color w:val="000000"/>
        </w:rPr>
      </w:pPr>
      <w:r w:rsidRPr="0080194C">
        <w:rPr>
          <w:rFonts w:ascii="David" w:hAnsi="David" w:cs="David"/>
          <w:color w:val="000000"/>
          <w:rtl/>
        </w:rPr>
        <w:t xml:space="preserve">דוא"ל: </w:t>
      </w:r>
      <w:r w:rsidRPr="0080194C">
        <w:rPr>
          <w:rFonts w:ascii="David" w:eastAsia="Arial" w:hAnsi="David" w:cs="David"/>
          <w:color w:val="000000"/>
        </w:rPr>
        <w:t>iritaviv35@gmail.com</w:t>
      </w:r>
      <w:sdt>
        <w:sdtPr>
          <w:rPr>
            <w:rFonts w:ascii="David" w:hAnsi="David" w:cs="David"/>
            <w:sz w:val="26"/>
            <w:szCs w:val="26"/>
            <w:rtl/>
          </w:rPr>
          <w:tag w:val="goog_rdk_0"/>
          <w:id w:val="1948112881"/>
          <w:showingPlcHdr/>
          <w:richText/>
        </w:sdtPr>
        <w:sdtContent>
          <w:r w:rsidRPr="0080194C">
            <w:rPr>
              <w:rFonts w:ascii="David" w:hAnsi="David" w:cs="David"/>
              <w:sz w:val="26"/>
              <w:szCs w:val="26"/>
              <w:rtl/>
            </w:rPr>
            <w:t xml:space="preserve">     </w:t>
          </w:r>
        </w:sdtContent>
      </w:sdt>
    </w:p>
    <w:p w:rsidR="00770440" w:rsidRPr="0080194C" w14:paraId="0000000A" w14:textId="3C9068E8">
      <w:pPr>
        <w:pBdr>
          <w:top w:val="nil"/>
          <w:left w:val="nil"/>
          <w:bottom w:val="nil"/>
          <w:right w:val="nil"/>
          <w:between w:val="nil"/>
        </w:pBdr>
        <w:bidi/>
        <w:rPr>
          <w:rFonts w:ascii="David" w:hAnsi="David" w:cs="David"/>
          <w:color w:val="000000"/>
        </w:rPr>
      </w:pPr>
      <w:bookmarkStart w:id="1" w:name="_GoBack"/>
      <w:bookmarkEnd w:id="1"/>
    </w:p>
    <w:p w:rsidR="00770440" w:rsidRPr="0080194C" w14:paraId="0000000B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/>
          <w:color w:val="4F81BD"/>
          <w:sz w:val="22"/>
          <w:szCs w:val="22"/>
        </w:rPr>
      </w:pPr>
    </w:p>
    <w:p w:rsidR="00770440" w:rsidRPr="0080194C" w14:paraId="0000000C" w14:textId="3B592DE3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Cs/>
          <w:color w:val="4F81BD"/>
          <w:sz w:val="28"/>
          <w:szCs w:val="28"/>
          <w:u w:val="single"/>
          <w:rtl/>
        </w:rPr>
      </w:pPr>
      <w:r w:rsidRPr="0080194C">
        <w:rPr>
          <w:rFonts w:ascii="David" w:hAnsi="David" w:cs="David"/>
          <w:bCs/>
          <w:color w:val="4F81BD"/>
          <w:sz w:val="28"/>
          <w:szCs w:val="28"/>
          <w:u w:val="single"/>
          <w:rtl/>
        </w:rPr>
        <w:t>נסיון</w:t>
      </w:r>
      <w:r w:rsidRPr="0080194C">
        <w:rPr>
          <w:rFonts w:ascii="David" w:hAnsi="David" w:cs="David"/>
          <w:bCs/>
          <w:color w:val="4F81BD"/>
          <w:sz w:val="28"/>
          <w:szCs w:val="28"/>
          <w:u w:val="single"/>
          <w:rtl/>
        </w:rPr>
        <w:t xml:space="preserve"> תעסוקתי</w:t>
      </w:r>
    </w:p>
    <w:p w:rsidR="00FE7DCC" w:rsidRPr="0080194C" w:rsidP="00FE7DCC" w14:paraId="67422039" w14:textId="72C63EA8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Cs/>
          <w:color w:val="4F81BD"/>
          <w:sz w:val="28"/>
          <w:szCs w:val="28"/>
          <w:u w:val="single"/>
          <w:rtl/>
        </w:rPr>
      </w:pPr>
    </w:p>
    <w:p w:rsidR="007D0337" w:rsidRPr="0080194C" w:rsidP="007D0337" w14:paraId="3A5EAAB2" w14:textId="31C362CB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/>
          <w:sz w:val="20"/>
          <w:szCs w:val="20"/>
          <w:rtl/>
        </w:rPr>
      </w:pPr>
      <w:r w:rsidRPr="0080194C">
        <w:rPr>
          <w:rFonts w:ascii="David" w:eastAsia="Arial" w:hAnsi="David" w:cs="David"/>
          <w:b/>
          <w:sz w:val="22"/>
          <w:szCs w:val="22"/>
          <w:rtl/>
        </w:rPr>
        <w:t>2022-כיום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 xml:space="preserve">- בית קפה דיילי: 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>בריסטה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>, קופה , שירות לקוחות</w:t>
      </w:r>
    </w:p>
    <w:p w:rsidR="00BD176B" w:rsidRPr="0080194C" w:rsidP="00BD176B" w14:paraId="17450624" w14:textId="0FAB51EA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/>
          <w:sz w:val="20"/>
          <w:szCs w:val="20"/>
          <w:rtl/>
          <w:lang w:val="en-US"/>
        </w:rPr>
      </w:pPr>
      <w:r w:rsidRPr="0080194C">
        <w:rPr>
          <w:rFonts w:ascii="David" w:eastAsia="Arial" w:hAnsi="David" w:cs="David"/>
          <w:b/>
          <w:sz w:val="22"/>
          <w:szCs w:val="22"/>
          <w:rtl/>
        </w:rPr>
        <w:t>2021-2020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 xml:space="preserve"> – </w:t>
      </w:r>
      <w:r w:rsidRPr="0080194C">
        <w:rPr>
          <w:rFonts w:ascii="David" w:eastAsia="Arial" w:hAnsi="David" w:cs="David"/>
          <w:b/>
          <w:sz w:val="20"/>
          <w:szCs w:val="20"/>
          <w:rtl/>
          <w:lang w:val="en-US"/>
        </w:rPr>
        <w:t>פירוק סחורה, "פוקס הום", ת"א</w:t>
      </w:r>
    </w:p>
    <w:p w:rsidR="00BD176B" w:rsidRPr="0080194C" w:rsidP="00BD176B" w14:paraId="01E50C94" w14:textId="05B20C76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/>
          <w:sz w:val="20"/>
          <w:szCs w:val="20"/>
          <w:rtl/>
        </w:rPr>
      </w:pPr>
      <w:r w:rsidRPr="0080194C">
        <w:rPr>
          <w:rFonts w:ascii="David" w:eastAsia="Arial" w:hAnsi="David" w:cs="David"/>
          <w:b/>
          <w:sz w:val="22"/>
          <w:szCs w:val="22"/>
          <w:rtl/>
        </w:rPr>
        <w:t xml:space="preserve">2020 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>– טיפול בקשישים</w:t>
      </w:r>
      <w:r w:rsidRPr="0080194C" w:rsidR="00D30BEB">
        <w:rPr>
          <w:rFonts w:ascii="David" w:eastAsia="Arial" w:hAnsi="David" w:cs="David"/>
          <w:b/>
          <w:sz w:val="20"/>
          <w:szCs w:val="20"/>
          <w:rtl/>
        </w:rPr>
        <w:t xml:space="preserve"> – סיעוד, ניקיון, </w:t>
      </w:r>
      <w:r w:rsidRPr="0080194C" w:rsidR="00FE7DCC">
        <w:rPr>
          <w:rFonts w:ascii="David" w:eastAsia="Arial" w:hAnsi="David" w:cs="David"/>
          <w:b/>
          <w:sz w:val="20"/>
          <w:szCs w:val="20"/>
          <w:rtl/>
        </w:rPr>
        <w:t>רכישת תרופות וליווי אישי.</w:t>
      </w:r>
    </w:p>
    <w:p w:rsidR="00BD176B" w:rsidRPr="0080194C" w:rsidP="00BD176B" w14:paraId="7F4CE72A" w14:textId="54CE7DB7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b/>
          <w:sz w:val="20"/>
          <w:szCs w:val="20"/>
        </w:rPr>
      </w:pPr>
      <w:r w:rsidRPr="0080194C">
        <w:rPr>
          <w:rFonts w:ascii="David" w:eastAsia="Arial" w:hAnsi="David" w:cs="David"/>
          <w:b/>
          <w:sz w:val="22"/>
          <w:szCs w:val="22"/>
          <w:rtl/>
        </w:rPr>
        <w:t xml:space="preserve">2019 </w:t>
      </w:r>
      <w:r w:rsidRPr="0080194C">
        <w:rPr>
          <w:rFonts w:ascii="David" w:eastAsia="Arial" w:hAnsi="David" w:cs="David"/>
          <w:b/>
          <w:sz w:val="20"/>
          <w:szCs w:val="20"/>
          <w:rtl/>
        </w:rPr>
        <w:t>– סדרנית סחורה ב"יינות ביתן", ת"א</w:t>
      </w:r>
    </w:p>
    <w:p w:rsidR="00770440" w:rsidRPr="0080194C" w14:paraId="0000000D" w14:textId="131CA8CB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color w:val="000000"/>
          <w:sz w:val="22"/>
          <w:szCs w:val="22"/>
        </w:rPr>
      </w:pP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2018 – 2017 </w:t>
      </w:r>
      <w:r w:rsidRPr="0080194C" w:rsidR="00FE7DCC"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עובדת במאפייה בסופר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סופרסל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שלי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ת״א</w:t>
      </w:r>
    </w:p>
    <w:p w:rsidR="00770440" w:rsidRPr="0080194C" w14:paraId="0000000E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סידור המאפים בחלון התצוגה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קידוד מחירים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מתן שירות לקוחות פרונטלי</w:t>
      </w:r>
    </w:p>
    <w:p w:rsidR="00770440" w:rsidRPr="0080194C" w14:paraId="0000000F" w14:textId="7DC642C3">
      <w:p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eastAsia="Arial" w:hAnsi="David" w:cs="David"/>
          <w:color w:val="000000"/>
          <w:sz w:val="22"/>
          <w:szCs w:val="22"/>
        </w:rPr>
      </w:pP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2016  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ab/>
      </w:r>
      <w:r w:rsidRPr="0080194C">
        <w:rPr>
          <w:rFonts w:ascii="David" w:hAnsi="David" w:cs="David"/>
          <w:color w:val="000000"/>
          <w:sz w:val="22"/>
          <w:szCs w:val="22"/>
          <w:rtl/>
        </w:rPr>
        <w:t>עובדת כללית בקייטרינג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בסיס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הקרייה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ת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"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א</w:t>
      </w:r>
    </w:p>
    <w:p w:rsidR="00770440" w:rsidRPr="0080194C" w14:paraId="00000010" w14:textId="777777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before="120" w:after="120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מגישה מזון לחיילי צה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"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ל</w:t>
      </w:r>
    </w:p>
    <w:p w:rsidR="00770440" w:rsidRPr="0080194C" w14:paraId="00000011" w14:textId="3244BEF6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David" w:eastAsia="Arial" w:hAnsi="David" w:cs="David"/>
          <w:color w:val="000000"/>
          <w:sz w:val="22"/>
          <w:szCs w:val="22"/>
        </w:rPr>
      </w:pP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2015 – 2014 </w:t>
      </w:r>
      <w:r w:rsidRPr="0080194C" w:rsidR="00FE7DCC">
        <w:rPr>
          <w:rFonts w:ascii="David" w:eastAsia="Arial" w:hAnsi="David" w:cs="David"/>
          <w:color w:val="000000"/>
          <w:sz w:val="22"/>
          <w:szCs w:val="22"/>
          <w:rtl/>
        </w:rPr>
        <w:t xml:space="preserve"> </w:t>
      </w:r>
      <w:r w:rsidRPr="0080194C">
        <w:rPr>
          <w:rFonts w:ascii="David" w:hAnsi="David" w:cs="David"/>
          <w:b/>
          <w:color w:val="000000"/>
          <w:sz w:val="22"/>
          <w:szCs w:val="22"/>
          <w:rtl/>
        </w:rPr>
        <w:t>מגוון תפקידים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סיפור חוזר 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-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חנות ספרים יד שניה צרכנות חברתית וסביבתית</w:t>
      </w:r>
    </w:p>
    <w:p w:rsidR="00770440" w:rsidRPr="0080194C" w14:paraId="00000012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מוכרנית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בקופה 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-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במסגרת התפקיד אני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נותת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שירות ללקוחות 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,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עזרה במציאת ספרים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הגדלת מכירה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</w:p>
    <w:p w:rsidR="00770440" w:rsidRPr="0080194C" w14:paraId="00000013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סוכנת ספרים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-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יש לחנות הספרים עמדות הממוקמות במספר בתי קפה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.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כסוכנת אני מסתובבת באופן עצמאי בשטח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.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מנהלת את לוח הזמנים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שלי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מגיעה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לכל עמדה פעם בשבוע דואגת לנראות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העמדה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,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רענון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הספרים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מעקב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האם נקנו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ספרים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וטיפול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 xml:space="preserve"> בגבייה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</w:p>
    <w:p w:rsidR="00770440" w:rsidRPr="0080194C" w14:paraId="00000014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הזנות ספרים למאגר החנות העבודה ממוחשבת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</w:p>
    <w:p w:rsidR="00770440" w:rsidRPr="0080194C" w14:paraId="00000015" w14:textId="27B706E9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David" w:eastAsia="Arial" w:hAnsi="David" w:cs="David"/>
          <w:color w:val="000000"/>
          <w:sz w:val="22"/>
          <w:szCs w:val="22"/>
        </w:rPr>
      </w:pPr>
      <w:r w:rsidRPr="0080194C">
        <w:rPr>
          <w:rFonts w:ascii="David" w:eastAsia="Arial" w:hAnsi="David" w:cs="David"/>
          <w:color w:val="000000"/>
          <w:sz w:val="22"/>
          <w:szCs w:val="22"/>
          <w:rtl/>
        </w:rPr>
        <w:t xml:space="preserve"> </w:t>
      </w:r>
      <w:r w:rsidRPr="0080194C" w:rsidR="00876014">
        <w:rPr>
          <w:rFonts w:ascii="David" w:eastAsia="Arial" w:hAnsi="David" w:cs="David"/>
          <w:color w:val="000000"/>
          <w:sz w:val="22"/>
          <w:szCs w:val="22"/>
        </w:rPr>
        <w:t xml:space="preserve">2014 – 1998  </w:t>
      </w:r>
      <w:r w:rsidRPr="0080194C">
        <w:rPr>
          <w:rFonts w:ascii="David" w:hAnsi="David" w:cs="David"/>
          <w:b/>
          <w:color w:val="000000"/>
          <w:sz w:val="22"/>
          <w:szCs w:val="22"/>
          <w:rtl/>
        </w:rPr>
        <w:t xml:space="preserve"> </w:t>
      </w:r>
      <w:r w:rsidRPr="0080194C" w:rsidR="00876014">
        <w:rPr>
          <w:rFonts w:ascii="David" w:hAnsi="David" w:cs="David"/>
          <w:b/>
          <w:color w:val="000000"/>
          <w:sz w:val="22"/>
          <w:szCs w:val="22"/>
          <w:rtl/>
        </w:rPr>
        <w:t>לוגיסטיקה</w:t>
      </w:r>
      <w:r w:rsidRPr="0080194C" w:rsidR="00876014">
        <w:rPr>
          <w:rFonts w:ascii="David" w:eastAsia="Arial" w:hAnsi="David" w:cs="David"/>
          <w:color w:val="000000"/>
          <w:sz w:val="22"/>
          <w:szCs w:val="22"/>
        </w:rPr>
        <w:t xml:space="preserve">, </w:t>
      </w:r>
      <w:r w:rsidRPr="0080194C" w:rsidR="00876014">
        <w:rPr>
          <w:rFonts w:ascii="David" w:hAnsi="David" w:cs="David"/>
          <w:color w:val="000000"/>
          <w:sz w:val="22"/>
          <w:szCs w:val="22"/>
          <w:rtl/>
        </w:rPr>
        <w:t>מתש</w:t>
      </w:r>
      <w:r w:rsidRPr="0080194C" w:rsidR="00876014">
        <w:rPr>
          <w:rFonts w:ascii="David" w:hAnsi="David" w:cs="David"/>
          <w:color w:val="000000"/>
          <w:sz w:val="22"/>
          <w:szCs w:val="22"/>
          <w:rtl/>
        </w:rPr>
        <w:t xml:space="preserve">  </w:t>
      </w:r>
      <w:r w:rsidRPr="0080194C" w:rsidR="00876014">
        <w:rPr>
          <w:rFonts w:ascii="David" w:eastAsia="Arial" w:hAnsi="David" w:cs="David"/>
          <w:color w:val="000000"/>
          <w:sz w:val="22"/>
          <w:szCs w:val="22"/>
        </w:rPr>
        <w:t xml:space="preserve"> </w:t>
      </w:r>
    </w:p>
    <w:p w:rsidR="00770440" w:rsidRPr="0080194C" w14:paraId="00000016" w14:textId="7777777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jc w:val="both"/>
        <w:rPr>
          <w:rFonts w:ascii="David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color w:val="000000"/>
          <w:sz w:val="22"/>
          <w:szCs w:val="22"/>
          <w:rtl/>
        </w:rPr>
        <w:t>הרכבת תיקיות עבור בתי חולים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 xml:space="preserve">. </w:t>
      </w:r>
      <w:r w:rsidRPr="0080194C">
        <w:rPr>
          <w:rFonts w:ascii="David" w:hAnsi="David" w:cs="David"/>
          <w:color w:val="000000"/>
          <w:sz w:val="22"/>
          <w:szCs w:val="22"/>
          <w:rtl/>
        </w:rPr>
        <w:t>התפקיד כלל עמידה ביעדים</w:t>
      </w:r>
      <w:r w:rsidRPr="0080194C">
        <w:rPr>
          <w:rFonts w:ascii="David" w:eastAsia="Arial" w:hAnsi="David" w:cs="David"/>
          <w:color w:val="000000"/>
          <w:sz w:val="22"/>
          <w:szCs w:val="22"/>
        </w:rPr>
        <w:t>.</w:t>
      </w:r>
    </w:p>
    <w:p w:rsidR="00770440" w:rsidRPr="0080194C" w14:paraId="00000017" w14:textId="77777777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David" w:eastAsia="Arial" w:hAnsi="David" w:cs="David"/>
          <w:bCs/>
          <w:color w:val="4F81BD"/>
          <w:sz w:val="28"/>
          <w:szCs w:val="28"/>
          <w:u w:val="single"/>
        </w:rPr>
      </w:pPr>
      <w:r w:rsidRPr="0080194C">
        <w:rPr>
          <w:rFonts w:ascii="David" w:hAnsi="David" w:cs="David"/>
          <w:bCs/>
          <w:color w:val="4F81BD"/>
          <w:sz w:val="28"/>
          <w:szCs w:val="28"/>
          <w:u w:val="single"/>
          <w:rtl/>
        </w:rPr>
        <w:t>שפות</w:t>
      </w:r>
    </w:p>
    <w:p w:rsidR="00770440" w:rsidRPr="0080194C" w14:paraId="00000018" w14:textId="77777777">
      <w:pPr>
        <w:bidi/>
        <w:rPr>
          <w:rFonts w:ascii="David" w:eastAsia="Arial" w:hAnsi="David" w:cs="David"/>
          <w:color w:val="000000"/>
          <w:sz w:val="22"/>
          <w:szCs w:val="22"/>
        </w:rPr>
      </w:pPr>
      <w:r w:rsidRPr="0080194C">
        <w:rPr>
          <w:rFonts w:ascii="David" w:hAnsi="David" w:cs="David"/>
          <w:b/>
          <w:sz w:val="22"/>
          <w:szCs w:val="22"/>
          <w:rtl/>
        </w:rPr>
        <w:t>עברית</w:t>
      </w:r>
      <w:r w:rsidRPr="0080194C">
        <w:rPr>
          <w:rFonts w:ascii="David" w:eastAsia="Arial" w:hAnsi="David" w:cs="David"/>
          <w:sz w:val="22"/>
          <w:szCs w:val="22"/>
        </w:rPr>
        <w:t xml:space="preserve">: </w:t>
      </w:r>
      <w:r w:rsidRPr="0080194C">
        <w:rPr>
          <w:rFonts w:ascii="David" w:hAnsi="David" w:cs="David"/>
          <w:sz w:val="22"/>
          <w:szCs w:val="22"/>
          <w:rtl/>
        </w:rPr>
        <w:t xml:space="preserve">שפת אם   </w:t>
      </w:r>
    </w:p>
    <w:p w:rsidR="00770440" w:rsidP="0080194C" w14:paraId="00000019" w14:textId="6D6BBF61">
      <w:pPr>
        <w:pBdr>
          <w:top w:val="nil"/>
          <w:left w:val="nil"/>
          <w:bottom w:val="nil"/>
          <w:right w:val="nil"/>
          <w:between w:val="nil"/>
        </w:pBdr>
        <w:bidi/>
        <w:spacing w:before="240" w:after="120"/>
        <w:rPr>
          <w:rFonts w:ascii="Arial" w:eastAsia="Arial" w:hAnsi="Arial" w:cs="Arial"/>
          <w:b/>
          <w:color w:val="4F81BD"/>
          <w:sz w:val="20"/>
          <w:szCs w:val="20"/>
        </w:rPr>
      </w:pPr>
    </w:p>
    <w:sectPr>
      <w:headerReference w:type="default" r:id="rId5"/>
      <w:footerReference w:type="default" r:id="rId6"/>
      <w:pgSz w:w="11900" w:h="16840"/>
      <w:pgMar w:top="99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Calibri"/>
    <w:charset w:val="00"/>
    <w:family w:val="auto"/>
    <w:pitch w:val="default"/>
  </w:font>
  <w:font w:name="Arimo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0440" w14:paraId="0000001B" w14:textId="77777777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70440" w14:paraId="0000001A" w14:textId="77777777">
    <w:pPr>
      <w:pBdr>
        <w:top w:val="nil"/>
        <w:left w:val="nil"/>
        <w:bottom w:val="nil"/>
        <w:right w:val="nil"/>
        <w:between w:val="nil"/>
      </w:pBdr>
      <w:tabs>
        <w:tab w:val="right" w:pos="8280"/>
      </w:tabs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E6D6D11"/>
    <w:multiLevelType w:val="multilevel"/>
    <w:tmpl w:val="EFE610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2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4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960" w:hanging="44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8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0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120" w:hanging="44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4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6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>
    <w:nsid w:val="47456C97"/>
    <w:multiLevelType w:val="multilevel"/>
    <w:tmpl w:val="5DDC39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52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24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960" w:hanging="44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8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40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120" w:hanging="44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84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560" w:hanging="44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>
    <w:nsid w:val="4BE95BF1"/>
    <w:multiLevelType w:val="multilevel"/>
    <w:tmpl w:val="065653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0440"/>
    <w:rsid w:val="00414C43"/>
    <w:rsid w:val="006F5796"/>
    <w:rsid w:val="00770440"/>
    <w:rsid w:val="007B3642"/>
    <w:rsid w:val="007D0337"/>
    <w:rsid w:val="0080194C"/>
    <w:rsid w:val="0081133D"/>
    <w:rsid w:val="00876014"/>
    <w:rsid w:val="00BD176B"/>
    <w:rsid w:val="00C75002"/>
    <w:rsid w:val="00D30BEB"/>
    <w:rsid w:val="00D57B00"/>
    <w:rsid w:val="00DC2CE9"/>
    <w:rsid w:val="00FE7DC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E76C9DFE-9E2C-49A9-86B9-C7CF0C323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mo" w:eastAsia="Arimo" w:hAnsi="Arimo" w:cs="Arimo"/>
        <w:sz w:val="24"/>
        <w:szCs w:val="24"/>
        <w:lang w:val="he-IL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 Normal_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7T2JNH" Type="http://schemas.openxmlformats.org/officeDocument/2006/relationships/image" Target="media/43A9FN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14H+DPw3xDhYMLicW6ci/hkYnQ==">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173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stov</Company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דנה גלוסקין</cp:lastModifiedBy>
  <cp:revision>8</cp:revision>
  <dcterms:created xsi:type="dcterms:W3CDTF">2022-03-09T11:30:00Z</dcterms:created>
  <dcterms:modified xsi:type="dcterms:W3CDTF">2023-07-09T07:32:00Z</dcterms:modified>
</cp:coreProperties>
</file>