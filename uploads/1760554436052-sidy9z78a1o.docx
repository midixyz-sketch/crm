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13"/>
                    <pic:cNvPicPr/>
                  </pic:nvPicPr>
                  <pic:blipFill>
                    <a:blip xmlns:r="http://schemas.openxmlformats.org/officeDocument/2006/relationships" r:embed="rIdWXHXU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3BA4" w:rsidP="00F43BA4">
      <w:pPr>
        <w:bidi/>
        <w:jc w:val="center"/>
        <w:rPr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rtl/>
        </w:rPr>
        <w:t>קורות חיים – חנה מרגלית</w:t>
      </w:r>
    </w:p>
    <w:p w:rsidR="00F43BA4" w:rsidP="00F43BA4">
      <w:pPr>
        <w:bidi/>
        <w:rPr>
          <w:b/>
          <w:bCs/>
          <w:u w:val="single"/>
          <w:rtl/>
        </w:rPr>
      </w:pPr>
    </w:p>
    <w:p w:rsidR="00F43BA4" w:rsidP="00F43BA4">
      <w:pPr>
        <w:bidi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פרטים אישיים: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rtl/>
        </w:rPr>
        <w:t>שם: חנה מרגלית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כתובת: כצנלסון </w:t>
      </w:r>
      <w:r>
        <w:rPr>
          <w:sz w:val="22"/>
          <w:szCs w:val="22"/>
        </w:rPr>
        <w:t>67</w:t>
      </w:r>
      <w:r>
        <w:rPr>
          <w:sz w:val="22"/>
          <w:szCs w:val="22"/>
          <w:rtl/>
        </w:rPr>
        <w:t xml:space="preserve"> גבעתיים מיקוד </w:t>
      </w:r>
      <w:r>
        <w:rPr>
          <w:sz w:val="22"/>
          <w:szCs w:val="22"/>
        </w:rPr>
        <w:t>532701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</w:rPr>
      </w:pPr>
      <w:r>
        <w:rPr>
          <w:sz w:val="22"/>
          <w:szCs w:val="22"/>
          <w:rtl/>
        </w:rPr>
        <w:t xml:space="preserve">טלפון: </w:t>
      </w:r>
      <w:r>
        <w:rPr>
          <w:sz w:val="22"/>
          <w:szCs w:val="22"/>
        </w:rPr>
        <w:t>03-6722635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</w:rPr>
        <w:t>050-8380539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b/>
          <w:bCs/>
          <w:sz w:val="22"/>
          <w:szCs w:val="22"/>
          <w:u w:val="single"/>
          <w:rtl/>
        </w:rPr>
        <w:t>נסיון</w:t>
      </w:r>
      <w:r>
        <w:rPr>
          <w:b/>
          <w:bCs/>
          <w:sz w:val="22"/>
          <w:szCs w:val="22"/>
          <w:u w:val="single"/>
          <w:rtl/>
        </w:rPr>
        <w:t xml:space="preserve"> תעסוקתי</w:t>
      </w:r>
    </w:p>
    <w:p w:rsidR="00F43BA4" w:rsidP="00F43BA4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2020  -  2016         </w:t>
      </w:r>
      <w:ins w:id="1" w:author="hana" w:date="2018-04-26T20:29:00Z">
        <w:r>
          <w:rPr>
            <w:sz w:val="22"/>
            <w:szCs w:val="22"/>
            <w:rtl/>
          </w:rPr>
          <w:t xml:space="preserve"> </w:t>
        </w:r>
      </w:ins>
      <w:r>
        <w:rPr>
          <w:b/>
          <w:bCs/>
          <w:sz w:val="22"/>
          <w:szCs w:val="22"/>
          <w:u w:val="single"/>
          <w:rtl/>
        </w:rPr>
        <w:t>משרד רו"ח</w:t>
      </w:r>
      <w:r>
        <w:rPr>
          <w:sz w:val="22"/>
          <w:szCs w:val="22"/>
          <w:rtl/>
        </w:rPr>
        <w:t xml:space="preserve"> המשימות </w:t>
      </w:r>
      <w:r>
        <w:rPr>
          <w:sz w:val="22"/>
          <w:szCs w:val="22"/>
          <w:rtl/>
        </w:rPr>
        <w:t>תיוקים</w:t>
      </w:r>
      <w:r>
        <w:rPr>
          <w:sz w:val="22"/>
          <w:szCs w:val="22"/>
          <w:rtl/>
        </w:rPr>
        <w:t xml:space="preserve"> קביעת פגישות לרו"ח הדפסות וסגנון מכתבים הכנת חומר </w:t>
      </w:r>
      <w:r>
        <w:rPr>
          <w:sz w:val="22"/>
          <w:szCs w:val="22"/>
          <w:rtl/>
        </w:rPr>
        <w:t>להנה"ח</w:t>
      </w:r>
      <w:r>
        <w:rPr>
          <w:sz w:val="22"/>
          <w:szCs w:val="22"/>
          <w:rtl/>
        </w:rPr>
        <w:t xml:space="preserve"> כלומר לסדר את המסמכים סריקות תשלומים                            עבור הלקוחות בבנק הדואר והבנק פקסים צילומים העברת חומר </w:t>
      </w:r>
      <w:r>
        <w:rPr>
          <w:rFonts w:hint="cs"/>
          <w:sz w:val="22"/>
          <w:szCs w:val="22"/>
          <w:rtl/>
        </w:rPr>
        <w:t xml:space="preserve">   </w:t>
      </w:r>
      <w:r>
        <w:rPr>
          <w:sz w:val="22"/>
          <w:szCs w:val="22"/>
          <w:rtl/>
        </w:rPr>
        <w:t>במסירונים</w:t>
      </w:r>
      <w:r>
        <w:rPr>
          <w:sz w:val="22"/>
          <w:szCs w:val="22"/>
          <w:rtl/>
        </w:rPr>
        <w:t xml:space="preserve"> וקבלת חומר </w:t>
      </w:r>
      <w:r>
        <w:rPr>
          <w:sz w:val="22"/>
          <w:szCs w:val="22"/>
          <w:rtl/>
        </w:rPr>
        <w:t>במסירון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2016  - 2015           </w:t>
      </w:r>
      <w:r>
        <w:rPr>
          <w:b/>
          <w:bCs/>
          <w:sz w:val="22"/>
          <w:szCs w:val="22"/>
          <w:u w:val="single"/>
          <w:rtl/>
        </w:rPr>
        <w:t xml:space="preserve">מזכירה במשרד עו"ד : </w:t>
      </w:r>
      <w:r>
        <w:rPr>
          <w:sz w:val="22"/>
          <w:szCs w:val="22"/>
          <w:rtl/>
        </w:rPr>
        <w:t xml:space="preserve">    </w:t>
      </w:r>
      <w:r>
        <w:rPr>
          <w:sz w:val="22"/>
          <w:szCs w:val="22"/>
          <w:rtl/>
        </w:rPr>
        <w:t>הנהח"ש</w:t>
      </w:r>
      <w:r>
        <w:rPr>
          <w:sz w:val="22"/>
          <w:szCs w:val="22"/>
          <w:rtl/>
        </w:rPr>
        <w:t xml:space="preserve"> הקלדה ברווחית העברת חומר משפטי בנט הדפסת מכתבים ותיקון חומר משפטי מודפס בעקבות השינוי</w:t>
      </w:r>
      <w:r w:rsidR="00C35735"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                            בחומר שליחת </w:t>
      </w:r>
      <w:r>
        <w:rPr>
          <w:sz w:val="22"/>
          <w:szCs w:val="22"/>
          <w:rtl/>
        </w:rPr>
        <w:t>מסירונים</w:t>
      </w:r>
      <w:r>
        <w:rPr>
          <w:sz w:val="22"/>
          <w:szCs w:val="22"/>
          <w:rtl/>
        </w:rPr>
        <w:t xml:space="preserve"> וקבלתם קביעת תור לקבלת הלקוחות וחיוב לקוחות בכרטיסי אשראי.                                                          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2015 -  2011           </w:t>
      </w:r>
      <w:r>
        <w:rPr>
          <w:b/>
          <w:bCs/>
          <w:sz w:val="22"/>
          <w:szCs w:val="22"/>
          <w:u w:val="single"/>
          <w:rtl/>
        </w:rPr>
        <w:t>משרד עו"ד דוד ידיד</w:t>
      </w:r>
      <w:r>
        <w:rPr>
          <w:sz w:val="22"/>
          <w:szCs w:val="22"/>
          <w:rtl/>
        </w:rPr>
        <w:t>: עבודות אדמיניסטרטיביות ומזכירות, זימון לקוחות למשרד  קבלתם, צילום, סריקה, הכנת מכתבים לשליחה ועוד עבודות לפי הצרכים של משרד</w:t>
      </w:r>
      <w:ins w:id="2" w:author="hana" w:date="2018-04-26T20:29:00Z">
        <w:r>
          <w:rPr>
            <w:sz w:val="22"/>
            <w:szCs w:val="22"/>
            <w:rtl/>
          </w:rPr>
          <w:t xml:space="preserve"> </w:t>
        </w:r>
      </w:ins>
    </w:p>
    <w:p w:rsidR="00F43BA4" w:rsidP="00F43BA4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>2005-   2010</w:t>
      </w:r>
      <w:r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        </w:t>
      </w:r>
      <w:r>
        <w:rPr>
          <w:rFonts w:hint="cs"/>
          <w:b/>
          <w:bCs/>
          <w:sz w:val="22"/>
          <w:szCs w:val="22"/>
          <w:u w:val="single"/>
          <w:rtl/>
        </w:rPr>
        <w:t>מזכירות ושרות לקוחות, ישראכרט</w:t>
      </w:r>
      <w:r>
        <w:rPr>
          <w:rFonts w:hint="cs"/>
          <w:sz w:val="22"/>
          <w:szCs w:val="22"/>
          <w:rtl/>
        </w:rPr>
        <w:t xml:space="preserve">. 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</w:rPr>
        <w:t>1995   -2005</w:t>
      </w:r>
      <w:r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        </w:t>
      </w:r>
      <w:r>
        <w:rPr>
          <w:rFonts w:hint="cs"/>
          <w:b/>
          <w:bCs/>
          <w:sz w:val="22"/>
          <w:szCs w:val="22"/>
          <w:u w:val="single"/>
          <w:rtl/>
        </w:rPr>
        <w:t xml:space="preserve">הנהלת חשבונות, </w:t>
      </w:r>
      <w:r>
        <w:rPr>
          <w:rFonts w:hint="cs"/>
          <w:b/>
          <w:bCs/>
          <w:sz w:val="22"/>
          <w:szCs w:val="22"/>
          <w:u w:val="single"/>
          <w:rtl/>
        </w:rPr>
        <w:t>נ.ט.ל.י</w:t>
      </w:r>
      <w:r>
        <w:rPr>
          <w:rFonts w:hint="cs"/>
          <w:b/>
          <w:bCs/>
          <w:sz w:val="22"/>
          <w:szCs w:val="22"/>
          <w:u w:val="single"/>
          <w:rtl/>
        </w:rPr>
        <w:t>.:</w:t>
      </w:r>
      <w:r w:rsidR="00C35735"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  גביה, לקוחות, הנה"ח, ספקים, חשבוניות, התאמות שונות, התכתבויות, מזכירות ונושאים רפואיים.</w:t>
      </w:r>
    </w:p>
    <w:p w:rsidR="00F43BA4" w:rsidP="00F43BA4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</w:rPr>
        <w:t>1994    -1995</w:t>
      </w:r>
      <w:r>
        <w:rPr>
          <w:sz w:val="22"/>
          <w:szCs w:val="22"/>
          <w:rtl/>
        </w:rPr>
        <w:t xml:space="preserve">          </w:t>
      </w:r>
      <w:r w:rsidRPr="00C35735">
        <w:rPr>
          <w:b/>
          <w:bCs/>
          <w:sz w:val="22"/>
          <w:szCs w:val="22"/>
          <w:u w:val="single"/>
          <w:rtl/>
        </w:rPr>
        <w:t xml:space="preserve">הנהלת חשבונות וגביה, </w:t>
      </w:r>
      <w:r w:rsidRPr="00C35735">
        <w:rPr>
          <w:b/>
          <w:bCs/>
          <w:sz w:val="22"/>
          <w:szCs w:val="22"/>
          <w:u w:val="single"/>
          <w:rtl/>
        </w:rPr>
        <w:t>לומן</w:t>
      </w:r>
      <w:r w:rsidRPr="00C35735">
        <w:rPr>
          <w:b/>
          <w:bCs/>
          <w:sz w:val="22"/>
          <w:szCs w:val="22"/>
          <w:u w:val="single"/>
          <w:rtl/>
        </w:rPr>
        <w:t xml:space="preserve"> בע"מ:</w:t>
      </w:r>
      <w:r>
        <w:rPr>
          <w:sz w:val="22"/>
          <w:szCs w:val="22"/>
          <w:rtl/>
        </w:rPr>
        <w:t xml:space="preserve"> 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</w:rPr>
        <w:t>1986    -1993</w:t>
      </w:r>
      <w:r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       </w:t>
      </w:r>
      <w:r>
        <w:rPr>
          <w:rFonts w:hint="cs"/>
          <w:b/>
          <w:bCs/>
          <w:sz w:val="22"/>
          <w:szCs w:val="22"/>
          <w:u w:val="single"/>
          <w:rtl/>
        </w:rPr>
        <w:t>שיווק, חוגלה מולט</w:t>
      </w:r>
      <w:r>
        <w:rPr>
          <w:rFonts w:hint="cs"/>
          <w:sz w:val="22"/>
          <w:szCs w:val="22"/>
          <w:rtl/>
        </w:rPr>
        <w:t xml:space="preserve">: </w:t>
      </w:r>
      <w:r>
        <w:rPr>
          <w:sz w:val="22"/>
          <w:szCs w:val="22"/>
          <w:rtl/>
        </w:rPr>
        <w:t xml:space="preserve">  שיווק ומכירות, ניהול משא ומתן עם מנהלי סניפים, עבודת שטח, קידום מכירות, הדרכה והזמנות. 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sz w:val="22"/>
          <w:szCs w:val="22"/>
        </w:rPr>
        <w:t>1984    -1986</w:t>
      </w:r>
      <w:r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       </w:t>
      </w:r>
      <w:r>
        <w:rPr>
          <w:rFonts w:hint="cs"/>
          <w:b/>
          <w:bCs/>
          <w:sz w:val="22"/>
          <w:szCs w:val="22"/>
          <w:u w:val="single"/>
          <w:rtl/>
        </w:rPr>
        <w:t>ניהול משרד, מפעל לזיווד אלקטרוניקה:</w:t>
      </w:r>
      <w:r w:rsidR="00C35735"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 xml:space="preserve">    גביה, ספר לקוחות, קופה קטנה, ספר קופה, פקודות יומן, הכנת משכורות, תעודות משלוח, קבלות והתאמה, מפרט טכני והדפסות. </w:t>
      </w:r>
    </w:p>
    <w:p w:rsidR="00F43BA4" w:rsidP="00C35735">
      <w:pPr>
        <w:tabs>
          <w:tab w:val="left" w:pos="105"/>
          <w:tab w:val="left" w:pos="615"/>
        </w:tabs>
        <w:bidi/>
        <w:spacing w:after="100" w:afterAutospacing="1"/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1980   -1984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sz w:val="22"/>
          <w:szCs w:val="22"/>
          <w:rtl/>
        </w:rPr>
        <w:t xml:space="preserve">        </w:t>
      </w:r>
      <w:r>
        <w:rPr>
          <w:b/>
          <w:bCs/>
          <w:sz w:val="22"/>
          <w:szCs w:val="22"/>
          <w:u w:val="single"/>
          <w:rtl/>
        </w:rPr>
        <w:t xml:space="preserve"> ניהול נקודת מכירה, </w:t>
      </w:r>
      <w:r>
        <w:rPr>
          <w:b/>
          <w:bCs/>
          <w:sz w:val="22"/>
          <w:szCs w:val="22"/>
          <w:u w:val="single"/>
          <w:rtl/>
        </w:rPr>
        <w:t>פוטוספיד</w:t>
      </w:r>
      <w:r>
        <w:rPr>
          <w:b/>
          <w:bCs/>
          <w:sz w:val="22"/>
          <w:szCs w:val="22"/>
          <w:u w:val="single"/>
          <w:rtl/>
        </w:rPr>
        <w:t xml:space="preserve"> צרכי צילום:</w:t>
      </w:r>
      <w:r>
        <w:rPr>
          <w:sz w:val="22"/>
          <w:szCs w:val="22"/>
          <w:rtl/>
        </w:rPr>
        <w:t xml:space="preserve">  ניהול נקודת מכירה לצילום מכירת צרכי צילום, אחראית על צוות, ספירת מלאי אחראית על תצוגה – שינוי תצוגה, קופה והזמנות. </w:t>
      </w:r>
    </w:p>
    <w:p w:rsidR="00F43BA4" w:rsidP="00F43BA4">
      <w:pPr>
        <w:tabs>
          <w:tab w:val="left" w:pos="105"/>
          <w:tab w:val="left" w:pos="615"/>
        </w:tabs>
        <w:bidi/>
        <w:spacing w:after="100" w:afterAutospacing="1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t>השכלה: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b/>
          <w:bCs/>
          <w:sz w:val="22"/>
          <w:szCs w:val="22"/>
          <w:u w:val="single"/>
          <w:rtl/>
        </w:rPr>
        <w:t>תיכון:</w:t>
      </w:r>
      <w:r>
        <w:rPr>
          <w:sz w:val="22"/>
          <w:szCs w:val="22"/>
          <w:rtl/>
        </w:rPr>
        <w:t xml:space="preserve">  בגרות מלאה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u w:val="single"/>
          <w:rtl/>
        </w:rPr>
        <w:t>קורסים:</w:t>
      </w:r>
      <w:r>
        <w:rPr>
          <w:sz w:val="22"/>
          <w:szCs w:val="22"/>
          <w:rtl/>
        </w:rPr>
        <w:t xml:space="preserve"> קורס הנה"ח.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              ותעודת גמר בשיווק ומכירות.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  <w:t xml:space="preserve">     עיצוב אופנה – דיפלומה.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  <w:r>
        <w:rPr>
          <w:sz w:val="22"/>
          <w:szCs w:val="22"/>
          <w:rtl/>
        </w:rPr>
        <w:t>הנני בעלת ניסיון בכתיבת פרוטוקולים בישיבת מנהלים וכן בתור  מזכירה.</w:t>
      </w: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F43BA4" w:rsidP="00F43BA4">
      <w:pPr>
        <w:tabs>
          <w:tab w:val="left" w:pos="105"/>
          <w:tab w:val="left" w:pos="615"/>
        </w:tabs>
        <w:bidi/>
        <w:rPr>
          <w:sz w:val="22"/>
          <w:szCs w:val="22"/>
          <w:rtl/>
        </w:rPr>
      </w:pPr>
    </w:p>
    <w:p w:rsidR="001A3D03"/>
    <w:sectPr w:rsidSect="00DA234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A4"/>
    <w:rsid w:val="00045D6B"/>
    <w:rsid w:val="00050D1F"/>
    <w:rsid w:val="00054961"/>
    <w:rsid w:val="00063369"/>
    <w:rsid w:val="00067501"/>
    <w:rsid w:val="0008359D"/>
    <w:rsid w:val="000B313B"/>
    <w:rsid w:val="000C03CA"/>
    <w:rsid w:val="000C0F0C"/>
    <w:rsid w:val="000C2564"/>
    <w:rsid w:val="000C7090"/>
    <w:rsid w:val="000C7895"/>
    <w:rsid w:val="000C7D2E"/>
    <w:rsid w:val="000D5820"/>
    <w:rsid w:val="001058B7"/>
    <w:rsid w:val="00105BB0"/>
    <w:rsid w:val="00105BC1"/>
    <w:rsid w:val="00116C9E"/>
    <w:rsid w:val="0012180C"/>
    <w:rsid w:val="00124529"/>
    <w:rsid w:val="001276EE"/>
    <w:rsid w:val="00131C9D"/>
    <w:rsid w:val="0013269E"/>
    <w:rsid w:val="00137FF1"/>
    <w:rsid w:val="00165331"/>
    <w:rsid w:val="001737A0"/>
    <w:rsid w:val="001A3D03"/>
    <w:rsid w:val="001B65BF"/>
    <w:rsid w:val="001C19BF"/>
    <w:rsid w:val="001C74B4"/>
    <w:rsid w:val="001D2463"/>
    <w:rsid w:val="001F476F"/>
    <w:rsid w:val="002024AC"/>
    <w:rsid w:val="00210116"/>
    <w:rsid w:val="00223D8B"/>
    <w:rsid w:val="00227A2D"/>
    <w:rsid w:val="00231BE7"/>
    <w:rsid w:val="00243BDA"/>
    <w:rsid w:val="0024461E"/>
    <w:rsid w:val="00265991"/>
    <w:rsid w:val="002666B5"/>
    <w:rsid w:val="0029080A"/>
    <w:rsid w:val="002961F7"/>
    <w:rsid w:val="002A6980"/>
    <w:rsid w:val="002B3F38"/>
    <w:rsid w:val="002E0E0B"/>
    <w:rsid w:val="002E180F"/>
    <w:rsid w:val="002E42F1"/>
    <w:rsid w:val="002E62F1"/>
    <w:rsid w:val="002E753C"/>
    <w:rsid w:val="002E7D65"/>
    <w:rsid w:val="002F10E9"/>
    <w:rsid w:val="003037FA"/>
    <w:rsid w:val="00315499"/>
    <w:rsid w:val="0032264D"/>
    <w:rsid w:val="00342123"/>
    <w:rsid w:val="00360BE9"/>
    <w:rsid w:val="003A673F"/>
    <w:rsid w:val="003F08F7"/>
    <w:rsid w:val="003F0A3D"/>
    <w:rsid w:val="004056A7"/>
    <w:rsid w:val="004075B2"/>
    <w:rsid w:val="00407F34"/>
    <w:rsid w:val="00410685"/>
    <w:rsid w:val="00443050"/>
    <w:rsid w:val="00444AE7"/>
    <w:rsid w:val="00450E14"/>
    <w:rsid w:val="004765F4"/>
    <w:rsid w:val="004819B8"/>
    <w:rsid w:val="004A0F6C"/>
    <w:rsid w:val="004A646F"/>
    <w:rsid w:val="004C262C"/>
    <w:rsid w:val="004D16D8"/>
    <w:rsid w:val="004E59E0"/>
    <w:rsid w:val="00561FE2"/>
    <w:rsid w:val="005672AA"/>
    <w:rsid w:val="00583FBF"/>
    <w:rsid w:val="00595409"/>
    <w:rsid w:val="005967CE"/>
    <w:rsid w:val="005B0A9F"/>
    <w:rsid w:val="005D0321"/>
    <w:rsid w:val="005E4D86"/>
    <w:rsid w:val="005F06FD"/>
    <w:rsid w:val="005F21D1"/>
    <w:rsid w:val="005F27D3"/>
    <w:rsid w:val="006110CB"/>
    <w:rsid w:val="00617BFC"/>
    <w:rsid w:val="00624546"/>
    <w:rsid w:val="0062641C"/>
    <w:rsid w:val="0063750C"/>
    <w:rsid w:val="00642A5B"/>
    <w:rsid w:val="00646650"/>
    <w:rsid w:val="00662408"/>
    <w:rsid w:val="00664224"/>
    <w:rsid w:val="00666E48"/>
    <w:rsid w:val="00685C90"/>
    <w:rsid w:val="006A0D6D"/>
    <w:rsid w:val="006A629D"/>
    <w:rsid w:val="006B163F"/>
    <w:rsid w:val="006B267F"/>
    <w:rsid w:val="006C486F"/>
    <w:rsid w:val="006D7FEB"/>
    <w:rsid w:val="006E6507"/>
    <w:rsid w:val="006F02B9"/>
    <w:rsid w:val="0072438B"/>
    <w:rsid w:val="007373E6"/>
    <w:rsid w:val="007466FD"/>
    <w:rsid w:val="0074689D"/>
    <w:rsid w:val="0076126C"/>
    <w:rsid w:val="00761291"/>
    <w:rsid w:val="00791A56"/>
    <w:rsid w:val="007964AC"/>
    <w:rsid w:val="007C2D4D"/>
    <w:rsid w:val="007D6001"/>
    <w:rsid w:val="007E36E5"/>
    <w:rsid w:val="00807B22"/>
    <w:rsid w:val="00810A36"/>
    <w:rsid w:val="008131B0"/>
    <w:rsid w:val="008154F2"/>
    <w:rsid w:val="00824EF2"/>
    <w:rsid w:val="00846137"/>
    <w:rsid w:val="008817DF"/>
    <w:rsid w:val="00883F34"/>
    <w:rsid w:val="0089022A"/>
    <w:rsid w:val="00893C2F"/>
    <w:rsid w:val="008A49BF"/>
    <w:rsid w:val="008B04AD"/>
    <w:rsid w:val="008E18F7"/>
    <w:rsid w:val="008F0195"/>
    <w:rsid w:val="008F1FE7"/>
    <w:rsid w:val="00902863"/>
    <w:rsid w:val="009042AC"/>
    <w:rsid w:val="00910254"/>
    <w:rsid w:val="00916EAC"/>
    <w:rsid w:val="009208D8"/>
    <w:rsid w:val="00922465"/>
    <w:rsid w:val="0092358C"/>
    <w:rsid w:val="00970F37"/>
    <w:rsid w:val="009762AC"/>
    <w:rsid w:val="00991712"/>
    <w:rsid w:val="009918EC"/>
    <w:rsid w:val="009966A7"/>
    <w:rsid w:val="009A29B7"/>
    <w:rsid w:val="009D0CC1"/>
    <w:rsid w:val="009D192E"/>
    <w:rsid w:val="009F6B66"/>
    <w:rsid w:val="00A02281"/>
    <w:rsid w:val="00A05889"/>
    <w:rsid w:val="00A05D2F"/>
    <w:rsid w:val="00A16853"/>
    <w:rsid w:val="00A2134A"/>
    <w:rsid w:val="00A35B49"/>
    <w:rsid w:val="00A404D1"/>
    <w:rsid w:val="00A442EB"/>
    <w:rsid w:val="00AA4443"/>
    <w:rsid w:val="00AB3C30"/>
    <w:rsid w:val="00AB4EFF"/>
    <w:rsid w:val="00AD7FEF"/>
    <w:rsid w:val="00AE4847"/>
    <w:rsid w:val="00B07F1C"/>
    <w:rsid w:val="00B105A7"/>
    <w:rsid w:val="00B21137"/>
    <w:rsid w:val="00B47DF6"/>
    <w:rsid w:val="00B5688C"/>
    <w:rsid w:val="00B73186"/>
    <w:rsid w:val="00B8131D"/>
    <w:rsid w:val="00B9556D"/>
    <w:rsid w:val="00B96F77"/>
    <w:rsid w:val="00BA479B"/>
    <w:rsid w:val="00BB47E7"/>
    <w:rsid w:val="00BC17AE"/>
    <w:rsid w:val="00BC5128"/>
    <w:rsid w:val="00BD0BBA"/>
    <w:rsid w:val="00BE7FEF"/>
    <w:rsid w:val="00BF13BF"/>
    <w:rsid w:val="00BF68C5"/>
    <w:rsid w:val="00BF75FF"/>
    <w:rsid w:val="00C24F7B"/>
    <w:rsid w:val="00C35735"/>
    <w:rsid w:val="00C60378"/>
    <w:rsid w:val="00C845F5"/>
    <w:rsid w:val="00C87D93"/>
    <w:rsid w:val="00C93894"/>
    <w:rsid w:val="00CB1405"/>
    <w:rsid w:val="00CB4FF3"/>
    <w:rsid w:val="00CC2022"/>
    <w:rsid w:val="00CC50A6"/>
    <w:rsid w:val="00CE3D38"/>
    <w:rsid w:val="00CE5BAD"/>
    <w:rsid w:val="00CF23CD"/>
    <w:rsid w:val="00D201D7"/>
    <w:rsid w:val="00D320AF"/>
    <w:rsid w:val="00D32870"/>
    <w:rsid w:val="00D42D5B"/>
    <w:rsid w:val="00D43EF8"/>
    <w:rsid w:val="00D45590"/>
    <w:rsid w:val="00D72CEB"/>
    <w:rsid w:val="00D75A1C"/>
    <w:rsid w:val="00DA2345"/>
    <w:rsid w:val="00DA365A"/>
    <w:rsid w:val="00DC2260"/>
    <w:rsid w:val="00DC284D"/>
    <w:rsid w:val="00DC6E25"/>
    <w:rsid w:val="00DD1347"/>
    <w:rsid w:val="00DD2B49"/>
    <w:rsid w:val="00DE3EF6"/>
    <w:rsid w:val="00E036BE"/>
    <w:rsid w:val="00E058C4"/>
    <w:rsid w:val="00E12218"/>
    <w:rsid w:val="00E64DC1"/>
    <w:rsid w:val="00E6508B"/>
    <w:rsid w:val="00E73EB3"/>
    <w:rsid w:val="00E84035"/>
    <w:rsid w:val="00E92F15"/>
    <w:rsid w:val="00E94AB5"/>
    <w:rsid w:val="00E96F57"/>
    <w:rsid w:val="00EC253B"/>
    <w:rsid w:val="00ED6591"/>
    <w:rsid w:val="00EE5945"/>
    <w:rsid w:val="00EF483E"/>
    <w:rsid w:val="00F107F9"/>
    <w:rsid w:val="00F40C71"/>
    <w:rsid w:val="00F43BA4"/>
    <w:rsid w:val="00F73AD0"/>
    <w:rsid w:val="00F84F95"/>
    <w:rsid w:val="00FA5977"/>
    <w:rsid w:val="00FB540D"/>
    <w:rsid w:val="00FD78E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BA4"/>
    <w:pPr>
      <w:widowControl w:val="0"/>
      <w:suppressAutoHyphens/>
      <w:spacing w:after="0" w:line="240" w:lineRule="auto"/>
    </w:pPr>
    <w:rPr>
      <w:rFonts w:ascii="Times New Roman" w:eastAsia="Tahoma" w:hAnsi="Times New Roman" w:cs="Tahoma"/>
      <w:kern w:val="2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XHXU9" Type="http://schemas.openxmlformats.org/officeDocument/2006/relationships/image" Target="media/57A76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</dc:creator>
  <cp:lastModifiedBy>hana</cp:lastModifiedBy>
  <cp:revision>2</cp:revision>
  <dcterms:created xsi:type="dcterms:W3CDTF">2020-03-08T14:27:00Z</dcterms:created>
  <dcterms:modified xsi:type="dcterms:W3CDTF">2020-03-08T14:27:00Z</dcterms:modified>
</cp:coreProperties>
</file>